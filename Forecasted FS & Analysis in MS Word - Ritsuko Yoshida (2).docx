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E1590" w14:textId="632936CB" w:rsidR="7827F033" w:rsidRDefault="00AC1917" w:rsidP="755F0BB5">
      <w:pPr>
        <w:shd w:val="clear" w:color="auto" w:fill="FFFFFF" w:themeFill="background1"/>
        <w:spacing w:before="180" w:after="0" w:line="240" w:lineRule="auto"/>
        <w:rPr>
          <w:rFonts w:ascii="Times New Roman" w:eastAsia="Times New Roman" w:hAnsi="Times New Roman" w:cs="Times New Roman"/>
          <w:b/>
          <w:bCs/>
          <w:color w:val="000000" w:themeColor="text1"/>
          <w:sz w:val="36"/>
          <w:szCs w:val="36"/>
        </w:rPr>
      </w:pPr>
      <w:sdt>
        <w:sdtPr>
          <w:tag w:val="tii-similarity-U1VCTUlUVEVEX1dPUktfb2lkOjI3MjEwOjU0MDg2NjEyNg=="/>
          <w:id w:val="835416418"/>
          <w:placeholder>
            <w:docPart w:val="4AEDFECD7D1D9D498F53180CAB2812B1"/>
          </w:placeholder>
          <w15:appearance w15:val="hidden"/>
        </w:sdtPr>
        <w:sdtEndPr/>
        <w:sdtContent>
          <w:r w:rsidR="6BCD12D1" w:rsidRPr="3061DE70">
            <w:rPr>
              <w:rFonts w:ascii="Times New Roman" w:eastAsia="Times New Roman" w:hAnsi="Times New Roman" w:cs="Times New Roman"/>
              <w:b/>
              <w:bCs/>
              <w:color w:val="000000" w:themeColor="text1"/>
              <w:sz w:val="36"/>
              <w:szCs w:val="36"/>
            </w:rPr>
            <w:t>2025F Managerial Accounting: Final Project</w:t>
          </w:r>
        </w:sdtContent>
      </w:sdt>
      <w:r w:rsidR="04C91D59" w:rsidRPr="2DBADD1A">
        <w:rPr>
          <w:rFonts w:ascii="Times New Roman" w:eastAsia="Times New Roman" w:hAnsi="Times New Roman" w:cs="Times New Roman"/>
          <w:b/>
          <w:bCs/>
          <w:color w:val="000000" w:themeColor="text1"/>
          <w:sz w:val="36"/>
          <w:szCs w:val="36"/>
        </w:rPr>
        <w:t xml:space="preserve"> </w:t>
      </w:r>
    </w:p>
    <w:sdt>
      <w:sdtPr>
        <w:tag w:val="tii-similarity-U1VCTUlUVEVEX1dPUktfb2lkOjI3MjEwOjU0MDg2NjEyNg=="/>
        <w:id w:val="1620217164"/>
        <w:placeholder>
          <w:docPart w:val="4AEDFECD7D1D9D498F53180CAB2812B1"/>
        </w:placeholder>
        <w15:appearance w15:val="hidden"/>
      </w:sdtPr>
      <w:sdtEndPr/>
      <w:sdtContent>
        <w:p w14:paraId="713233FE" w14:textId="4DF23878" w:rsidR="7827F033" w:rsidRDefault="6BCD12D1" w:rsidP="755F0BB5">
          <w:pPr>
            <w:shd w:val="clear" w:color="auto" w:fill="FFFFFF" w:themeFill="background1"/>
            <w:spacing w:before="180" w:after="0" w:line="240" w:lineRule="auto"/>
            <w:rPr>
              <w:rFonts w:ascii="Times New Roman" w:eastAsia="Times New Roman" w:hAnsi="Times New Roman" w:cs="Times New Roman"/>
              <w:b/>
              <w:bCs/>
              <w:color w:val="000000" w:themeColor="text1"/>
              <w:sz w:val="36"/>
              <w:szCs w:val="36"/>
            </w:rPr>
          </w:pPr>
          <w:r w:rsidRPr="3061DE70">
            <w:rPr>
              <w:rFonts w:ascii="Times New Roman" w:eastAsia="Times New Roman" w:hAnsi="Times New Roman" w:cs="Times New Roman"/>
              <w:b/>
              <w:bCs/>
              <w:color w:val="000000" w:themeColor="text1"/>
              <w:sz w:val="36"/>
              <w:szCs w:val="36"/>
            </w:rPr>
            <w:t>Forecasting Financial Statements</w:t>
          </w:r>
        </w:p>
      </w:sdtContent>
    </w:sdt>
    <w:p w14:paraId="30D993D6" w14:textId="7AB8AEAE" w:rsidR="7827F033" w:rsidRDefault="00AC1917" w:rsidP="755F0BB5">
      <w:pPr>
        <w:shd w:val="clear" w:color="auto" w:fill="FFFFFF" w:themeFill="background1"/>
        <w:spacing w:before="180" w:after="0" w:line="240" w:lineRule="auto"/>
        <w:rPr>
          <w:rFonts w:ascii="Times New Roman" w:eastAsia="Times New Roman" w:hAnsi="Times New Roman" w:cs="Times New Roman"/>
          <w:color w:val="000000" w:themeColor="text1"/>
          <w:sz w:val="28"/>
          <w:szCs w:val="28"/>
        </w:rPr>
      </w:pPr>
      <w:sdt>
        <w:sdtPr>
          <w:tag w:val="tii-similarity-U1VCTUlUVEVEX1dPUktfb2lkOjI3MjEwOjU0MDg2NjEyNg=="/>
          <w:id w:val="1602008397"/>
          <w:placeholder>
            <w:docPart w:val="4AEDFECD7D1D9D498F53180CAB2812B1"/>
          </w:placeholder>
          <w15:appearance w15:val="hidden"/>
        </w:sdtPr>
        <w:sdtEndPr/>
        <w:sdtContent>
          <w:r w:rsidR="3B7C35FE" w:rsidRPr="3061DE70">
            <w:rPr>
              <w:rFonts w:ascii="Times New Roman" w:eastAsia="Times New Roman" w:hAnsi="Times New Roman" w:cs="Times New Roman"/>
              <w:color w:val="000000" w:themeColor="text1"/>
              <w:sz w:val="28"/>
              <w:szCs w:val="28"/>
            </w:rPr>
            <w:t>Company Name</w:t>
          </w:r>
        </w:sdtContent>
      </w:sdt>
      <w:r w:rsidR="3B7C35FE" w:rsidRPr="3061DE70">
        <w:rPr>
          <w:rFonts w:ascii="Times New Roman" w:eastAsia="Times New Roman" w:hAnsi="Times New Roman" w:cs="Times New Roman"/>
          <w:color w:val="000000" w:themeColor="text1"/>
          <w:sz w:val="28"/>
          <w:szCs w:val="28"/>
        </w:rPr>
        <w:t>:</w:t>
      </w:r>
      <w:r w:rsidR="1ACFCCFA" w:rsidRPr="3061DE70">
        <w:rPr>
          <w:rFonts w:ascii="Times New Roman" w:eastAsia="Times New Roman" w:hAnsi="Times New Roman" w:cs="Times New Roman"/>
          <w:color w:val="000000" w:themeColor="text1"/>
          <w:sz w:val="28"/>
          <w:szCs w:val="28"/>
        </w:rPr>
        <w:t xml:space="preserve"> PayPal</w:t>
      </w:r>
      <w:r w:rsidR="5275E7A8" w:rsidRPr="3061DE70">
        <w:rPr>
          <w:rFonts w:ascii="Times New Roman" w:eastAsia="Times New Roman" w:hAnsi="Times New Roman" w:cs="Times New Roman"/>
          <w:color w:val="000000" w:themeColor="text1"/>
          <w:sz w:val="28"/>
          <w:szCs w:val="28"/>
        </w:rPr>
        <w:t xml:space="preserve"> Holdings Inc.</w:t>
      </w:r>
    </w:p>
    <w:p w14:paraId="24C7F7FC" w14:textId="3911ACE4" w:rsidR="7827F033" w:rsidRDefault="6BCD12D1" w:rsidP="755F0BB5">
      <w:pPr>
        <w:shd w:val="clear" w:color="auto" w:fill="FFFFFF" w:themeFill="background1"/>
        <w:spacing w:before="180" w:after="0" w:line="240" w:lineRule="auto"/>
        <w:rPr>
          <w:rFonts w:ascii="Times New Roman" w:eastAsia="Times New Roman" w:hAnsi="Times New Roman" w:cs="Times New Roman"/>
          <w:color w:val="000000" w:themeColor="text1"/>
          <w:sz w:val="28"/>
          <w:szCs w:val="28"/>
        </w:rPr>
      </w:pPr>
      <w:r w:rsidRPr="3061DE70">
        <w:rPr>
          <w:rFonts w:ascii="Times New Roman" w:eastAsia="Times New Roman" w:hAnsi="Times New Roman" w:cs="Times New Roman"/>
          <w:color w:val="000000" w:themeColor="text1"/>
          <w:sz w:val="28"/>
          <w:szCs w:val="28"/>
        </w:rPr>
        <w:t xml:space="preserve">Student Name: </w:t>
      </w:r>
      <w:r w:rsidR="40C3EE46" w:rsidRPr="3061DE70">
        <w:rPr>
          <w:rFonts w:ascii="Times New Roman" w:eastAsia="Times New Roman" w:hAnsi="Times New Roman" w:cs="Times New Roman"/>
          <w:color w:val="000000" w:themeColor="text1"/>
          <w:sz w:val="28"/>
          <w:szCs w:val="28"/>
        </w:rPr>
        <w:t>Ritsuko Yoshida</w:t>
      </w:r>
    </w:p>
    <w:p w14:paraId="1B837945" w14:textId="77B47BA7" w:rsidR="7827F033" w:rsidRDefault="6BCD12D1" w:rsidP="755F0BB5">
      <w:pPr>
        <w:shd w:val="clear" w:color="auto" w:fill="FFFFFF" w:themeFill="background1"/>
        <w:spacing w:after="0" w:line="240" w:lineRule="auto"/>
        <w:rPr>
          <w:rFonts w:ascii="Times New Roman" w:eastAsia="Times New Roman" w:hAnsi="Times New Roman" w:cs="Times New Roman"/>
          <w:b/>
          <w:bCs/>
          <w:i/>
          <w:iCs/>
          <w:color w:val="000000" w:themeColor="text1"/>
        </w:rPr>
      </w:pPr>
      <w:r w:rsidRPr="3061DE70">
        <w:rPr>
          <w:rFonts w:ascii="Times New Roman" w:eastAsia="Times New Roman" w:hAnsi="Times New Roman" w:cs="Times New Roman"/>
          <w:b/>
          <w:bCs/>
          <w:i/>
          <w:iCs/>
          <w:color w:val="000000" w:themeColor="text1"/>
        </w:rPr>
        <w:t xml:space="preserve"> </w:t>
      </w:r>
    </w:p>
    <w:sdt>
      <w:sdtPr>
        <w:tag w:val="tii-similarity-U1VCTUlUVEVEX1dPUktfb2lkOjI3MjEwOjU0MDg2NjEyNg=="/>
        <w:id w:val="1826866693"/>
        <w:placeholder>
          <w:docPart w:val="4AEDFECD7D1D9D498F53180CAB2812B1"/>
        </w:placeholder>
        <w15:appearance w15:val="hidden"/>
      </w:sdtPr>
      <w:sdtEndPr/>
      <w:sdtContent>
        <w:p w14:paraId="54B160D0" w14:textId="28D097C6" w:rsidR="7827F033" w:rsidRDefault="6BCD12D1" w:rsidP="64BED24F">
          <w:pPr>
            <w:shd w:val="clear" w:color="auto" w:fill="FFFFFF" w:themeFill="background1"/>
            <w:spacing w:after="0" w:line="240" w:lineRule="auto"/>
            <w:rPr>
              <w:rFonts w:ascii="Times New Roman" w:eastAsia="Times New Roman" w:hAnsi="Times New Roman" w:cs="Times New Roman"/>
              <w:b/>
              <w:bCs/>
              <w:color w:val="2D3B45"/>
              <w:sz w:val="32"/>
              <w:szCs w:val="32"/>
            </w:rPr>
          </w:pPr>
          <w:r w:rsidRPr="3061DE70">
            <w:rPr>
              <w:rFonts w:ascii="Times New Roman" w:eastAsia="Times New Roman" w:hAnsi="Times New Roman" w:cs="Times New Roman"/>
              <w:b/>
              <w:bCs/>
              <w:color w:val="000000" w:themeColor="text1"/>
              <w:sz w:val="32"/>
              <w:szCs w:val="32"/>
            </w:rPr>
            <w:t xml:space="preserve">Part I. </w:t>
          </w:r>
          <w:r w:rsidRPr="3061DE70">
            <w:rPr>
              <w:rFonts w:ascii="Times New Roman" w:eastAsia="Times New Roman" w:hAnsi="Times New Roman" w:cs="Times New Roman"/>
              <w:b/>
              <w:bCs/>
              <w:color w:val="2D3B45"/>
              <w:sz w:val="32"/>
              <w:szCs w:val="32"/>
            </w:rPr>
            <w:t>Company Analysis</w:t>
          </w:r>
        </w:p>
      </w:sdtContent>
    </w:sdt>
    <w:p w14:paraId="0AD858B1" w14:textId="52DACAA9" w:rsidR="7827F033" w:rsidRDefault="6BCD12D1" w:rsidP="64BED24F">
      <w:pPr>
        <w:shd w:val="clear" w:color="auto" w:fill="FFFFFF" w:themeFill="background1"/>
        <w:spacing w:after="0" w:line="240" w:lineRule="auto"/>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 xml:space="preserve"> </w:t>
      </w:r>
    </w:p>
    <w:p w14:paraId="7FD95D4C" w14:textId="33CA5C4C" w:rsidR="7827F033" w:rsidRDefault="00AC1917" w:rsidP="3061DE70">
      <w:pPr>
        <w:shd w:val="clear" w:color="auto" w:fill="FFFFFF" w:themeFill="background1"/>
        <w:spacing w:after="0" w:line="240" w:lineRule="auto"/>
        <w:rPr>
          <w:rFonts w:ascii="Times New Roman" w:eastAsia="Times New Roman" w:hAnsi="Times New Roman" w:cs="Times New Roman"/>
          <w:b/>
          <w:bCs/>
          <w:color w:val="000000" w:themeColor="text1"/>
          <w:sz w:val="28"/>
          <w:szCs w:val="28"/>
        </w:rPr>
      </w:pPr>
      <w:sdt>
        <w:sdtPr>
          <w:tag w:val="tii-similarity-U1VCTUlUVEVEX1dPUktfb2lkOjI3MjEwOjU0MDg2NjEyNg=="/>
          <w:id w:val="587758139"/>
          <w:placeholder>
            <w:docPart w:val="4AEDFECD7D1D9D498F53180CAB2812B1"/>
          </w:placeholder>
          <w15:appearance w15:val="hidden"/>
        </w:sdtPr>
        <w:sdtEndPr/>
        <w:sdtContent>
          <w:r w:rsidR="3B7C35FE" w:rsidRPr="3061DE70">
            <w:rPr>
              <w:rFonts w:ascii="Times New Roman" w:eastAsia="Times New Roman" w:hAnsi="Times New Roman" w:cs="Times New Roman"/>
              <w:b/>
              <w:bCs/>
              <w:color w:val="000000" w:themeColor="text1"/>
              <w:sz w:val="28"/>
              <w:szCs w:val="28"/>
            </w:rPr>
            <w:t xml:space="preserve">1. </w:t>
          </w:r>
          <w:r w:rsidR="3B7C35FE" w:rsidRPr="3061DE70">
            <w:rPr>
              <w:rFonts w:ascii="Times New Roman" w:eastAsia="Times New Roman" w:hAnsi="Times New Roman" w:cs="Times New Roman"/>
              <w:b/>
              <w:bCs/>
              <w:color w:val="2D3B45"/>
              <w:sz w:val="28"/>
              <w:szCs w:val="28"/>
            </w:rPr>
            <w:t>Business Description</w:t>
          </w:r>
        </w:sdtContent>
      </w:sdt>
      <w:r w:rsidR="3B7C35FE" w:rsidRPr="3061DE70">
        <w:rPr>
          <w:rFonts w:ascii="Times New Roman" w:eastAsia="Times New Roman" w:hAnsi="Times New Roman" w:cs="Times New Roman"/>
          <w:b/>
          <w:bCs/>
          <w:color w:val="2D3B45"/>
          <w:sz w:val="28"/>
          <w:szCs w:val="28"/>
        </w:rPr>
        <w:t xml:space="preserve"> </w:t>
      </w:r>
    </w:p>
    <w:p w14:paraId="39C3AB86" w14:textId="71F04BA1" w:rsidR="1C304E51" w:rsidRDefault="00AC1917" w:rsidP="755F0BB5">
      <w:pPr>
        <w:shd w:val="clear" w:color="auto" w:fill="FFFFFF" w:themeFill="background1"/>
        <w:spacing w:after="0" w:line="240" w:lineRule="auto"/>
        <w:jc w:val="both"/>
        <w:rPr>
          <w:rFonts w:ascii="Times New Roman" w:eastAsia="Times New Roman" w:hAnsi="Times New Roman" w:cs="Times New Roman"/>
          <w:color w:val="000000" w:themeColor="text1"/>
        </w:rPr>
      </w:pPr>
      <w:sdt>
        <w:sdtPr>
          <w:tag w:val="tii-similarity-U1VCTUlUVEVEX1dPUktfb2lkOjgyNjE6MzEyNjM1MTEz"/>
          <w:id w:val="1313928874"/>
          <w:placeholder>
            <w:docPart w:val="4AEDFECD7D1D9D498F53180CAB2812B1"/>
          </w:placeholder>
          <w15:appearance w15:val="hidden"/>
        </w:sdtPr>
        <w:sdtEndPr/>
        <w:sdtContent>
          <w:r w:rsidR="1C304E51" w:rsidRPr="3061DE70">
            <w:rPr>
              <w:rFonts w:ascii="Times New Roman" w:eastAsia="Times New Roman" w:hAnsi="Times New Roman" w:cs="Times New Roman"/>
              <w:color w:val="000000" w:themeColor="text1"/>
            </w:rPr>
            <w:t>The company PayPal</w:t>
          </w:r>
        </w:sdtContent>
      </w:sdt>
      <w:r w:rsidR="1C304E51" w:rsidRPr="3061DE70">
        <w:rPr>
          <w:rFonts w:ascii="Times New Roman" w:eastAsia="Times New Roman" w:hAnsi="Times New Roman" w:cs="Times New Roman"/>
          <w:color w:val="000000" w:themeColor="text1"/>
        </w:rPr>
        <w:t xml:space="preserve"> Holdings Inc. </w:t>
      </w:r>
      <w:sdt>
        <w:sdtPr>
          <w:tag w:val="tii-similarity-U1VCTUlUVEVEX1dPUktfb2lkOjgyNjE6MzEyNjM1MTEz"/>
          <w:id w:val="1536749059"/>
          <w:placeholder>
            <w:docPart w:val="4AEDFECD7D1D9D498F53180CAB2812B1"/>
          </w:placeholder>
          <w15:appearance w15:val="hidden"/>
        </w:sdtPr>
        <w:sdtEndPr/>
        <w:sdtContent>
          <w:r w:rsidR="1C304E51" w:rsidRPr="3061DE70">
            <w:rPr>
              <w:rFonts w:ascii="Times New Roman" w:eastAsia="Times New Roman" w:hAnsi="Times New Roman" w:cs="Times New Roman"/>
              <w:color w:val="000000" w:themeColor="text1"/>
            </w:rPr>
            <w:t>is a global</w:t>
          </w:r>
        </w:sdtContent>
      </w:sdt>
      <w:r w:rsidR="1C304E51" w:rsidRPr="3061DE70">
        <w:rPr>
          <w:rFonts w:ascii="Times New Roman" w:eastAsia="Times New Roman" w:hAnsi="Times New Roman" w:cs="Times New Roman"/>
          <w:color w:val="000000" w:themeColor="text1"/>
        </w:rPr>
        <w:t xml:space="preserve"> financial technology </w:t>
      </w:r>
      <w:sdt>
        <w:sdtPr>
          <w:tag w:val="tii-similarity-U1VCTUlUVEVEX1dPUktfb2lkOjgyNjE6MzEyNjM1MTEz"/>
          <w:id w:val="841726544"/>
          <w:placeholder>
            <w:docPart w:val="4AEDFECD7D1D9D498F53180CAB2812B1"/>
          </w:placeholder>
          <w15:appearance w15:val="hidden"/>
        </w:sdtPr>
        <w:sdtEndPr/>
        <w:sdtContent>
          <w:r w:rsidR="1C304E51" w:rsidRPr="3061DE70">
            <w:rPr>
              <w:rFonts w:ascii="Times New Roman" w:eastAsia="Times New Roman" w:hAnsi="Times New Roman" w:cs="Times New Roman"/>
              <w:color w:val="000000" w:themeColor="text1"/>
            </w:rPr>
            <w:t>platform that</w:t>
          </w:r>
        </w:sdtContent>
      </w:sdt>
      <w:r w:rsidR="1C304E51" w:rsidRPr="3061DE70">
        <w:rPr>
          <w:rFonts w:ascii="Times New Roman" w:eastAsia="Times New Roman" w:hAnsi="Times New Roman" w:cs="Times New Roman"/>
          <w:color w:val="000000" w:themeColor="text1"/>
        </w:rPr>
        <w:t xml:space="preserve"> connects consumers with merchants digitally by operating digital payments methods in over 200 countries. Revenue for PayPal comes from the transaction-based use of its platform, which is primarily through merchant fees and additional value-added services including protection against fraud, conversion of currencies for international customers, and credit-type products. PayPal has created a combined ecosystem consisting of its branded checkout services, </w:t>
      </w:r>
      <w:sdt>
        <w:sdtPr>
          <w:tag w:val="tii-similarity-U1VCTUlUVEVEX1dPUktfb2lkOjI6NzkxMjA4MDQ0"/>
          <w:id w:val="44795938"/>
          <w:placeholder>
            <w:docPart w:val="4AEDFECD7D1D9D498F53180CAB2812B1"/>
          </w:placeholder>
          <w15:appearance w15:val="hidden"/>
        </w:sdtPr>
        <w:sdtEndPr/>
        <w:sdtContent>
          <w:r w:rsidR="1C304E51" w:rsidRPr="3061DE70">
            <w:rPr>
              <w:rFonts w:ascii="Times New Roman" w:eastAsia="Times New Roman" w:hAnsi="Times New Roman" w:cs="Times New Roman"/>
              <w:color w:val="000000" w:themeColor="text1"/>
            </w:rPr>
            <w:t>Peer</w:t>
          </w:r>
          <w:r w:rsidR="53F7F22F" w:rsidRPr="3061DE70">
            <w:rPr>
              <w:rFonts w:ascii="Times New Roman" w:eastAsia="Times New Roman" w:hAnsi="Times New Roman" w:cs="Times New Roman"/>
              <w:color w:val="000000" w:themeColor="text1"/>
            </w:rPr>
            <w:t xml:space="preserve"> to </w:t>
          </w:r>
          <w:r w:rsidR="1C304E51" w:rsidRPr="3061DE70">
            <w:rPr>
              <w:rFonts w:ascii="Times New Roman" w:eastAsia="Times New Roman" w:hAnsi="Times New Roman" w:cs="Times New Roman"/>
              <w:color w:val="000000" w:themeColor="text1"/>
            </w:rPr>
            <w:t>Peer</w:t>
          </w:r>
        </w:sdtContent>
      </w:sdt>
      <w:r w:rsidR="1C304E51" w:rsidRPr="3061DE70">
        <w:rPr>
          <w:rFonts w:ascii="Times New Roman" w:eastAsia="Times New Roman" w:hAnsi="Times New Roman" w:cs="Times New Roman"/>
          <w:color w:val="000000" w:themeColor="text1"/>
        </w:rPr>
        <w:t xml:space="preserve"> (P2P) payment </w:t>
      </w:r>
      <w:sdt>
        <w:sdtPr>
          <w:tag w:val="tii-similarity-U1VCTUlUVEVEX1dPUktfb2lkOjI6NzkxMjA4MDQ0"/>
          <w:id w:val="2005744553"/>
          <w:placeholder>
            <w:docPart w:val="4AEDFECD7D1D9D498F53180CAB2812B1"/>
          </w:placeholder>
          <w15:appearance w15:val="hidden"/>
        </w:sdtPr>
        <w:sdtEndPr/>
        <w:sdtContent>
          <w:r w:rsidR="1C304E51" w:rsidRPr="3061DE70">
            <w:rPr>
              <w:rFonts w:ascii="Times New Roman" w:eastAsia="Times New Roman" w:hAnsi="Times New Roman" w:cs="Times New Roman"/>
              <w:color w:val="000000" w:themeColor="text1"/>
            </w:rPr>
            <w:t>transfers</w:t>
          </w:r>
        </w:sdtContent>
      </w:sdt>
      <w:r w:rsidR="1C304E51" w:rsidRPr="3061DE70">
        <w:rPr>
          <w:rFonts w:ascii="Times New Roman" w:eastAsia="Times New Roman" w:hAnsi="Times New Roman" w:cs="Times New Roman"/>
          <w:color w:val="000000" w:themeColor="text1"/>
        </w:rPr>
        <w:t xml:space="preserve"> through </w:t>
      </w:r>
      <w:sdt>
        <w:sdtPr>
          <w:tag w:val="tii-similarity-U1VCTUlUVEVEX1dPUktfb2lkOjI6NzkxMjA4MDQ0"/>
          <w:id w:val="235052279"/>
          <w:placeholder>
            <w:docPart w:val="4AEDFECD7D1D9D498F53180CAB2812B1"/>
          </w:placeholder>
          <w15:appearance w15:val="hidden"/>
        </w:sdtPr>
        <w:sdtEndPr/>
        <w:sdtContent>
          <w:r w:rsidR="1C304E51" w:rsidRPr="3061DE70">
            <w:rPr>
              <w:rFonts w:ascii="Times New Roman" w:eastAsia="Times New Roman" w:hAnsi="Times New Roman" w:cs="Times New Roman"/>
              <w:color w:val="000000" w:themeColor="text1"/>
            </w:rPr>
            <w:t>Venmo, and</w:t>
          </w:r>
        </w:sdtContent>
      </w:sdt>
      <w:r w:rsidR="1C304E51" w:rsidRPr="3061DE70">
        <w:rPr>
          <w:rFonts w:ascii="Times New Roman" w:eastAsia="Times New Roman" w:hAnsi="Times New Roman" w:cs="Times New Roman"/>
          <w:color w:val="000000" w:themeColor="text1"/>
        </w:rPr>
        <w:t xml:space="preserve"> non-branded processed payments through Braintree. This allows the company to have the ability to create financial connections between all consumers and both small and large enterprise merchants on a larger scale (PayPal Form 10-K, 2024).</w:t>
      </w:r>
    </w:p>
    <w:p w14:paraId="3A997716" w14:textId="7A735F47" w:rsidR="4C17DC61" w:rsidRDefault="4C17DC61" w:rsidP="755F0BB5">
      <w:pPr>
        <w:shd w:val="clear" w:color="auto" w:fill="FFFFFF" w:themeFill="background1"/>
        <w:spacing w:after="0" w:line="240" w:lineRule="auto"/>
        <w:jc w:val="both"/>
        <w:rPr>
          <w:rFonts w:ascii="Times New Roman" w:eastAsia="Times New Roman" w:hAnsi="Times New Roman" w:cs="Times New Roman"/>
          <w:color w:val="000000" w:themeColor="text1"/>
        </w:rPr>
      </w:pPr>
    </w:p>
    <w:p w14:paraId="37BEA5EB" w14:textId="38CB3127" w:rsidR="12A76878" w:rsidRDefault="12A76878" w:rsidP="755F0BB5">
      <w:pPr>
        <w:shd w:val="clear" w:color="auto" w:fill="FFFFFF" w:themeFill="background1"/>
        <w:spacing w:after="0" w:line="240" w:lineRule="auto"/>
        <w:jc w:val="both"/>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In recent quarters, PayPal has continued to adjust its strategic priorities away from transaction volume expansion to</w:t>
      </w:r>
      <w:r w:rsidR="4CDAD0C8" w:rsidRPr="3061DE70">
        <w:rPr>
          <w:rFonts w:ascii="Times New Roman" w:eastAsia="Times New Roman" w:hAnsi="Times New Roman" w:cs="Times New Roman"/>
          <w:color w:val="000000" w:themeColor="text1"/>
        </w:rPr>
        <w:t xml:space="preserve"> </w:t>
      </w:r>
      <w:r w:rsidRPr="3061DE70">
        <w:rPr>
          <w:rFonts w:ascii="Times New Roman" w:eastAsia="Times New Roman" w:hAnsi="Times New Roman" w:cs="Times New Roman"/>
          <w:color w:val="000000" w:themeColor="text1"/>
        </w:rPr>
        <w:t xml:space="preserve">improving profitability and cost efficiency. </w:t>
      </w:r>
      <w:r w:rsidR="190F3105" w:rsidRPr="3061DE70">
        <w:rPr>
          <w:rFonts w:ascii="Times New Roman" w:eastAsia="Times New Roman" w:hAnsi="Times New Roman" w:cs="Times New Roman"/>
          <w:color w:val="000000" w:themeColor="text1"/>
        </w:rPr>
        <w:t xml:space="preserve">The company has taken significant measures to restructure, including reducing the number of employees and streamlining its operations due to increased competition and a deceleration in consumer spending on e-commerce products worldwide. </w:t>
      </w:r>
      <w:r w:rsidR="501ADAF4" w:rsidRPr="3061DE70">
        <w:rPr>
          <w:rFonts w:ascii="Times New Roman" w:eastAsia="Times New Roman" w:hAnsi="Times New Roman" w:cs="Times New Roman"/>
          <w:color w:val="000000" w:themeColor="text1"/>
        </w:rPr>
        <w:t>These initiatives shape the forecasting assumptions used in this analysis, particularly regarding operating cost behavior, liquidity allocation, and capital management (PayPal Form 10-Q, 2025).</w:t>
      </w:r>
      <w:r w:rsidR="62487591" w:rsidRPr="3061DE70">
        <w:rPr>
          <w:rFonts w:ascii="Times New Roman" w:eastAsia="Times New Roman" w:hAnsi="Times New Roman" w:cs="Times New Roman"/>
          <w:color w:val="000000" w:themeColor="text1"/>
        </w:rPr>
        <w:t xml:space="preserve"> </w:t>
      </w:r>
    </w:p>
    <w:p w14:paraId="3DE7E720" w14:textId="0BA11FD6" w:rsidR="4C17DC61" w:rsidRDefault="4C17DC61" w:rsidP="755F0BB5">
      <w:pPr>
        <w:shd w:val="clear" w:color="auto" w:fill="FFFFFF" w:themeFill="background1"/>
        <w:spacing w:after="0" w:line="240" w:lineRule="auto"/>
        <w:jc w:val="both"/>
        <w:rPr>
          <w:rFonts w:ascii="Times New Roman" w:eastAsia="Times New Roman" w:hAnsi="Times New Roman" w:cs="Times New Roman"/>
          <w:color w:val="000000" w:themeColor="text1"/>
        </w:rPr>
      </w:pPr>
    </w:p>
    <w:p w14:paraId="4D9F7BB9" w14:textId="4CC5C1DD" w:rsidR="7827F033" w:rsidRDefault="7827F033" w:rsidP="7ACCA708">
      <w:pPr>
        <w:shd w:val="clear" w:color="auto" w:fill="FFFFFF" w:themeFill="background1"/>
        <w:spacing w:after="0" w:line="240" w:lineRule="auto"/>
        <w:rPr>
          <w:rFonts w:ascii="Times New Roman" w:eastAsia="Times New Roman" w:hAnsi="Times New Roman" w:cs="Times New Roman"/>
          <w:color w:val="000000" w:themeColor="text1"/>
        </w:rPr>
      </w:pPr>
    </w:p>
    <w:p w14:paraId="64540A31" w14:textId="6A26A65D" w:rsidR="463E5ABD" w:rsidRDefault="463E5ABD" w:rsidP="4C17DC61">
      <w:pPr>
        <w:shd w:val="clear" w:color="auto" w:fill="FFFFFF" w:themeFill="background1"/>
        <w:spacing w:after="0" w:line="240" w:lineRule="auto"/>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 xml:space="preserve"> </w:t>
      </w:r>
      <w:r w:rsidR="3B7C35FE" w:rsidRPr="3061DE70">
        <w:rPr>
          <w:rFonts w:ascii="Times New Roman" w:eastAsia="Times New Roman" w:hAnsi="Times New Roman" w:cs="Times New Roman"/>
          <w:b/>
          <w:bCs/>
          <w:color w:val="000000" w:themeColor="text1"/>
          <w:sz w:val="28"/>
          <w:szCs w:val="28"/>
        </w:rPr>
        <w:t xml:space="preserve">2. </w:t>
      </w:r>
      <w:r w:rsidR="3B7C35FE" w:rsidRPr="3061DE70">
        <w:rPr>
          <w:rFonts w:ascii="Times New Roman" w:eastAsia="Times New Roman" w:hAnsi="Times New Roman" w:cs="Times New Roman"/>
          <w:b/>
          <w:bCs/>
          <w:color w:val="2D3B45"/>
          <w:sz w:val="28"/>
          <w:szCs w:val="28"/>
        </w:rPr>
        <w:t>Industry &amp; Market Analysis</w:t>
      </w:r>
    </w:p>
    <w:p w14:paraId="7BDD7744" w14:textId="175263E4" w:rsidR="4C17DC61" w:rsidRDefault="00AC1917" w:rsidP="755F0BB5">
      <w:pPr>
        <w:shd w:val="clear" w:color="auto" w:fill="FFFFFF" w:themeFill="background1"/>
        <w:spacing w:after="0" w:line="240" w:lineRule="auto"/>
        <w:jc w:val="both"/>
        <w:rPr>
          <w:rFonts w:ascii="Times New Roman" w:eastAsia="Times New Roman" w:hAnsi="Times New Roman" w:cs="Times New Roman"/>
          <w:color w:val="000000" w:themeColor="text1"/>
        </w:rPr>
      </w:pPr>
      <w:sdt>
        <w:sdtPr>
          <w:tag w:val="tii-similarity-U1VCTUlUVEVEX1dPUktfb2lkOjE6MzE2NDQyOTQxMg=="/>
          <w:id w:val="2056495981"/>
          <w:placeholder>
            <w:docPart w:val="4AEDFECD7D1D9D498F53180CAB2812B1"/>
          </w:placeholder>
          <w15:appearance w15:val="hidden"/>
        </w:sdtPr>
        <w:sdtEndPr/>
        <w:sdtContent>
          <w:r w:rsidR="4A4548CE" w:rsidRPr="3061DE70">
            <w:rPr>
              <w:rFonts w:ascii="Times New Roman" w:eastAsia="Times New Roman" w:hAnsi="Times New Roman" w:cs="Times New Roman"/>
              <w:color w:val="000000" w:themeColor="text1"/>
            </w:rPr>
            <w:t>PayPal operates</w:t>
          </w:r>
        </w:sdtContent>
      </w:sdt>
      <w:r w:rsidR="4A4548CE" w:rsidRPr="3061DE70">
        <w:rPr>
          <w:rFonts w:ascii="Times New Roman" w:eastAsia="Times New Roman" w:hAnsi="Times New Roman" w:cs="Times New Roman"/>
          <w:color w:val="000000" w:themeColor="text1"/>
        </w:rPr>
        <w:t xml:space="preserve"> within </w:t>
      </w:r>
      <w:sdt>
        <w:sdtPr>
          <w:tag w:val="tii-similarity-U1VCTUlUVEVEX1dPUktfb2lkOjE6MzE2NDQyOTQxMg=="/>
          <w:id w:val="1235524940"/>
          <w:placeholder>
            <w:docPart w:val="4AEDFECD7D1D9D498F53180CAB2812B1"/>
          </w:placeholder>
          <w15:appearance w15:val="hidden"/>
        </w:sdtPr>
        <w:sdtEndPr/>
        <w:sdtContent>
          <w:r w:rsidR="4A4548CE" w:rsidRPr="3061DE70">
            <w:rPr>
              <w:rFonts w:ascii="Times New Roman" w:eastAsia="Times New Roman" w:hAnsi="Times New Roman" w:cs="Times New Roman"/>
              <w:color w:val="000000" w:themeColor="text1"/>
            </w:rPr>
            <w:t>the global digital payments and financial</w:t>
          </w:r>
        </w:sdtContent>
      </w:sdt>
      <w:r w:rsidR="11245713" w:rsidRPr="2DBADD1A">
        <w:rPr>
          <w:rFonts w:ascii="Times New Roman" w:eastAsia="Times New Roman" w:hAnsi="Times New Roman" w:cs="Times New Roman"/>
          <w:color w:val="000000" w:themeColor="text1"/>
        </w:rPr>
        <w:t xml:space="preserve"> </w:t>
      </w:r>
      <w:sdt>
        <w:sdtPr>
          <w:tag w:val="tii-similarity-U1VCTUlUVEVEX1dPUktfb2lkOjE6MzE2NDQyOTQxMg=="/>
          <w:id w:val="805322618"/>
          <w:placeholder>
            <w:docPart w:val="4AEDFECD7D1D9D498F53180CAB2812B1"/>
          </w:placeholder>
          <w15:appearance w15:val="hidden"/>
        </w:sdtPr>
        <w:sdtEndPr/>
        <w:sdtContent>
          <w:r w:rsidR="4A4548CE" w:rsidRPr="3061DE70">
            <w:rPr>
              <w:rFonts w:ascii="Times New Roman" w:eastAsia="Times New Roman" w:hAnsi="Times New Roman" w:cs="Times New Roman"/>
              <w:color w:val="000000" w:themeColor="text1"/>
            </w:rPr>
            <w:t>technology industry</w:t>
          </w:r>
        </w:sdtContent>
      </w:sdt>
      <w:r w:rsidR="4A4548CE" w:rsidRPr="3061DE70">
        <w:rPr>
          <w:rFonts w:ascii="Times New Roman" w:eastAsia="Times New Roman" w:hAnsi="Times New Roman" w:cs="Times New Roman"/>
          <w:color w:val="000000" w:themeColor="text1"/>
        </w:rPr>
        <w:t xml:space="preserve">, which continues to experience long-term structural growth </w:t>
      </w:r>
      <w:proofErr w:type="gramStart"/>
      <w:r w:rsidR="4A4548CE" w:rsidRPr="3061DE70">
        <w:rPr>
          <w:rFonts w:ascii="Times New Roman" w:eastAsia="Times New Roman" w:hAnsi="Times New Roman" w:cs="Times New Roman"/>
          <w:color w:val="000000" w:themeColor="text1"/>
        </w:rPr>
        <w:t>as a result of</w:t>
      </w:r>
      <w:proofErr w:type="gramEnd"/>
      <w:r w:rsidR="4A4548CE" w:rsidRPr="3061DE70">
        <w:rPr>
          <w:rFonts w:ascii="Times New Roman" w:eastAsia="Times New Roman" w:hAnsi="Times New Roman" w:cs="Times New Roman"/>
          <w:color w:val="000000" w:themeColor="text1"/>
        </w:rPr>
        <w:t xml:space="preserve"> consumers moving away from traditional paper money toward cashless options. </w:t>
      </w:r>
      <w:r w:rsidR="2469009C" w:rsidRPr="2DBADD1A">
        <w:rPr>
          <w:rFonts w:ascii="Times New Roman" w:eastAsia="Times New Roman" w:hAnsi="Times New Roman" w:cs="Times New Roman"/>
          <w:color w:val="000000" w:themeColor="text1"/>
        </w:rPr>
        <w:t>As</w:t>
      </w:r>
      <w:r w:rsidR="48FE8960" w:rsidRPr="3061DE70">
        <w:rPr>
          <w:rFonts w:ascii="Times New Roman" w:eastAsia="Times New Roman" w:hAnsi="Times New Roman" w:cs="Times New Roman"/>
          <w:color w:val="000000" w:themeColor="text1"/>
        </w:rPr>
        <w:t xml:space="preserve"> digital payments became more </w:t>
      </w:r>
      <w:r w:rsidR="4A4385AB" w:rsidRPr="2DBADD1A">
        <w:rPr>
          <w:rFonts w:ascii="Times New Roman" w:eastAsia="Times New Roman" w:hAnsi="Times New Roman" w:cs="Times New Roman"/>
          <w:color w:val="000000" w:themeColor="text1"/>
        </w:rPr>
        <w:t xml:space="preserve">common and </w:t>
      </w:r>
      <w:r w:rsidR="48FE8960" w:rsidRPr="3061DE70">
        <w:rPr>
          <w:rFonts w:ascii="Times New Roman" w:eastAsia="Times New Roman" w:hAnsi="Times New Roman" w:cs="Times New Roman"/>
          <w:color w:val="000000" w:themeColor="text1"/>
        </w:rPr>
        <w:t xml:space="preserve">centralized, competition among technology companies, traditional financial institutions, and fintech startups has intensified, placing increased pressure on pricing and transaction margins. As a result, digital payments industry </w:t>
      </w:r>
      <w:r w:rsidR="76DDCB63" w:rsidRPr="2DBADD1A">
        <w:rPr>
          <w:rFonts w:ascii="Times New Roman" w:eastAsia="Times New Roman" w:hAnsi="Times New Roman" w:cs="Times New Roman"/>
          <w:color w:val="000000" w:themeColor="text1"/>
        </w:rPr>
        <w:t>firms</w:t>
      </w:r>
      <w:r w:rsidR="2469009C" w:rsidRPr="2DBADD1A">
        <w:rPr>
          <w:rFonts w:ascii="Times New Roman" w:eastAsia="Times New Roman" w:hAnsi="Times New Roman" w:cs="Times New Roman"/>
          <w:color w:val="000000" w:themeColor="text1"/>
        </w:rPr>
        <w:t xml:space="preserve"> </w:t>
      </w:r>
      <w:r w:rsidR="48FE8960" w:rsidRPr="3061DE70">
        <w:rPr>
          <w:rFonts w:ascii="Times New Roman" w:eastAsia="Times New Roman" w:hAnsi="Times New Roman" w:cs="Times New Roman"/>
          <w:color w:val="000000" w:themeColor="text1"/>
        </w:rPr>
        <w:t xml:space="preserve">are prioritizing cost efficiency, platform optimization, and disciplined capital management rather than </w:t>
      </w:r>
      <w:r w:rsidR="083CE421" w:rsidRPr="3061DE70">
        <w:rPr>
          <w:rFonts w:ascii="Times New Roman" w:eastAsia="Times New Roman" w:hAnsi="Times New Roman" w:cs="Times New Roman"/>
          <w:color w:val="000000" w:themeColor="text1"/>
        </w:rPr>
        <w:t xml:space="preserve">pursuing </w:t>
      </w:r>
      <w:r w:rsidR="48FE8960" w:rsidRPr="3061DE70">
        <w:rPr>
          <w:rFonts w:ascii="Times New Roman" w:eastAsia="Times New Roman" w:hAnsi="Times New Roman" w:cs="Times New Roman"/>
          <w:color w:val="000000" w:themeColor="text1"/>
        </w:rPr>
        <w:t xml:space="preserve">aggressive, volume-driven growth. </w:t>
      </w:r>
      <w:r w:rsidR="460317DA" w:rsidRPr="2DBADD1A">
        <w:rPr>
          <w:rFonts w:ascii="Times New Roman" w:eastAsia="Times New Roman" w:hAnsi="Times New Roman" w:cs="Times New Roman"/>
          <w:color w:val="000000" w:themeColor="text1"/>
        </w:rPr>
        <w:t>Additionally</w:t>
      </w:r>
      <w:r w:rsidR="2469009C" w:rsidRPr="2DBADD1A">
        <w:rPr>
          <w:rFonts w:ascii="Times New Roman" w:eastAsia="Times New Roman" w:hAnsi="Times New Roman" w:cs="Times New Roman"/>
          <w:color w:val="000000" w:themeColor="text1"/>
        </w:rPr>
        <w:t xml:space="preserve">, </w:t>
      </w:r>
      <w:r w:rsidR="2F5C11D5" w:rsidRPr="2DBADD1A">
        <w:rPr>
          <w:rFonts w:ascii="Times New Roman" w:eastAsia="Times New Roman" w:hAnsi="Times New Roman" w:cs="Times New Roman"/>
          <w:color w:val="000000" w:themeColor="text1"/>
        </w:rPr>
        <w:t>continuous</w:t>
      </w:r>
      <w:r w:rsidR="48FE8960" w:rsidRPr="3061DE70">
        <w:rPr>
          <w:rFonts w:ascii="Times New Roman" w:eastAsia="Times New Roman" w:hAnsi="Times New Roman" w:cs="Times New Roman"/>
          <w:color w:val="000000" w:themeColor="text1"/>
        </w:rPr>
        <w:t xml:space="preserve"> regulatory requirements and </w:t>
      </w:r>
      <w:r w:rsidR="230E69FB" w:rsidRPr="3061DE70">
        <w:rPr>
          <w:rFonts w:ascii="Times New Roman" w:eastAsia="Times New Roman" w:hAnsi="Times New Roman" w:cs="Times New Roman"/>
          <w:color w:val="000000" w:themeColor="text1"/>
        </w:rPr>
        <w:t>increased</w:t>
      </w:r>
      <w:r w:rsidR="48FE8960" w:rsidRPr="3061DE70">
        <w:rPr>
          <w:rFonts w:ascii="Times New Roman" w:eastAsia="Times New Roman" w:hAnsi="Times New Roman" w:cs="Times New Roman"/>
          <w:color w:val="000000" w:themeColor="text1"/>
        </w:rPr>
        <w:t xml:space="preserve"> investments in cybersecurity further limit profitability across the industry.</w:t>
      </w:r>
    </w:p>
    <w:p w14:paraId="009803CF" w14:textId="4CB32EB4" w:rsidR="48FE8960" w:rsidRDefault="48FE8960" w:rsidP="755F0BB5">
      <w:pPr>
        <w:shd w:val="clear" w:color="auto" w:fill="FFFFFF" w:themeFill="background1"/>
        <w:spacing w:after="0" w:line="240" w:lineRule="auto"/>
        <w:jc w:val="both"/>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 xml:space="preserve"> </w:t>
      </w:r>
    </w:p>
    <w:p w14:paraId="6EFFE5E1" w14:textId="6A608904" w:rsidR="48FE8960" w:rsidRDefault="48FE8960" w:rsidP="3EA84BC2">
      <w:pPr>
        <w:shd w:val="clear" w:color="auto" w:fill="FFFFFF" w:themeFill="background1"/>
        <w:spacing w:after="0" w:line="240" w:lineRule="auto"/>
        <w:jc w:val="both"/>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 xml:space="preserve">PayPal’s ongoing restructuring initiatives, focus on margin stabilization, and disciplined approach to capital management </w:t>
      </w:r>
      <w:r w:rsidR="30D7064A" w:rsidRPr="3EA84BC2">
        <w:rPr>
          <w:rFonts w:ascii="Times New Roman" w:eastAsia="Times New Roman" w:hAnsi="Times New Roman" w:cs="Times New Roman"/>
          <w:color w:val="000000" w:themeColor="text1"/>
        </w:rPr>
        <w:t>positions</w:t>
      </w:r>
      <w:r w:rsidRPr="3061DE70">
        <w:rPr>
          <w:rFonts w:ascii="Times New Roman" w:eastAsia="Times New Roman" w:hAnsi="Times New Roman" w:cs="Times New Roman"/>
          <w:color w:val="000000" w:themeColor="text1"/>
        </w:rPr>
        <w:t xml:space="preserve"> the company to align with these evolving industry conditions</w:t>
      </w:r>
      <w:r w:rsidR="2469009C" w:rsidRPr="3EA84BC2">
        <w:rPr>
          <w:rFonts w:ascii="Times New Roman" w:eastAsia="Times New Roman" w:hAnsi="Times New Roman" w:cs="Times New Roman"/>
          <w:color w:val="000000" w:themeColor="text1"/>
        </w:rPr>
        <w:t>.</w:t>
      </w:r>
      <w:r w:rsidRPr="3061DE70">
        <w:rPr>
          <w:rFonts w:ascii="Times New Roman" w:eastAsia="Times New Roman" w:hAnsi="Times New Roman" w:cs="Times New Roman"/>
          <w:color w:val="000000" w:themeColor="text1"/>
        </w:rPr>
        <w:t xml:space="preserve"> </w:t>
      </w:r>
      <w:r w:rsidRPr="3061DE70">
        <w:rPr>
          <w:rFonts w:ascii="Times New Roman" w:eastAsia="Times New Roman" w:hAnsi="Times New Roman" w:cs="Times New Roman"/>
          <w:color w:val="000000" w:themeColor="text1"/>
        </w:rPr>
        <w:lastRenderedPageBreak/>
        <w:t>These industry dynamics form the basis for the conservative revenue growth assumptions, gradual expense optimization, and prudent balance sheet management reflected in the financial forecasts used in this analysis (</w:t>
      </w:r>
      <w:r w:rsidR="6C132482" w:rsidRPr="3EA84BC2">
        <w:rPr>
          <w:rFonts w:ascii="Times New Roman" w:eastAsia="Times New Roman" w:hAnsi="Times New Roman" w:cs="Times New Roman"/>
          <w:color w:val="000000" w:themeColor="text1"/>
        </w:rPr>
        <w:t>Carlsen</w:t>
      </w:r>
      <w:r w:rsidRPr="3061DE70">
        <w:rPr>
          <w:rFonts w:ascii="Times New Roman" w:eastAsia="Times New Roman" w:hAnsi="Times New Roman" w:cs="Times New Roman"/>
          <w:color w:val="000000" w:themeColor="text1"/>
        </w:rPr>
        <w:t>, 2025; Yahoo Finance, 2025).</w:t>
      </w:r>
    </w:p>
    <w:p w14:paraId="35BFEB7E" w14:textId="31C6AAF5" w:rsidR="4C17DC61" w:rsidRDefault="4C17DC61" w:rsidP="4C17DC61">
      <w:pPr>
        <w:shd w:val="clear" w:color="auto" w:fill="FFFFFF" w:themeFill="background1"/>
        <w:spacing w:after="0" w:line="240" w:lineRule="auto"/>
        <w:rPr>
          <w:rFonts w:ascii="Times New Roman" w:eastAsia="Times New Roman" w:hAnsi="Times New Roman" w:cs="Times New Roman"/>
          <w:color w:val="000000" w:themeColor="text1"/>
        </w:rPr>
      </w:pPr>
    </w:p>
    <w:p w14:paraId="1AAEA4AF" w14:textId="3EA8394E" w:rsidR="7827F033" w:rsidRDefault="6BCD12D1" w:rsidP="64BED24F">
      <w:pPr>
        <w:shd w:val="clear" w:color="auto" w:fill="FFFFFF" w:themeFill="background1"/>
        <w:spacing w:after="0" w:line="240" w:lineRule="auto"/>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 xml:space="preserve"> </w:t>
      </w:r>
    </w:p>
    <w:p w14:paraId="62B527FC" w14:textId="012CC6C5" w:rsidR="7827F033" w:rsidRDefault="3B7C35FE" w:rsidP="64BED24F">
      <w:pPr>
        <w:shd w:val="clear" w:color="auto" w:fill="FFFFFF" w:themeFill="background1"/>
        <w:spacing w:after="0" w:line="240" w:lineRule="auto"/>
        <w:rPr>
          <w:rFonts w:ascii="Times New Roman" w:eastAsia="Times New Roman" w:hAnsi="Times New Roman" w:cs="Times New Roman"/>
          <w:b/>
          <w:bCs/>
          <w:color w:val="000000" w:themeColor="text1"/>
          <w:sz w:val="32"/>
          <w:szCs w:val="32"/>
        </w:rPr>
      </w:pPr>
      <w:r w:rsidRPr="3061DE70">
        <w:rPr>
          <w:rFonts w:ascii="Times New Roman" w:eastAsia="Times New Roman" w:hAnsi="Times New Roman" w:cs="Times New Roman"/>
          <w:b/>
          <w:bCs/>
          <w:color w:val="000000" w:themeColor="text1"/>
          <w:sz w:val="32"/>
          <w:szCs w:val="32"/>
        </w:rPr>
        <w:t xml:space="preserve">Part II. </w:t>
      </w:r>
      <w:r w:rsidR="56DBC77E" w:rsidRPr="3061DE70">
        <w:rPr>
          <w:rFonts w:ascii="Times New Roman" w:eastAsia="Times New Roman" w:hAnsi="Times New Roman" w:cs="Times New Roman"/>
          <w:b/>
          <w:bCs/>
          <w:color w:val="000000" w:themeColor="text1"/>
          <w:sz w:val="32"/>
          <w:szCs w:val="32"/>
        </w:rPr>
        <w:t>Forecasting Assumptions and Input Explanations</w:t>
      </w:r>
    </w:p>
    <w:p w14:paraId="24BFF453" w14:textId="34ABF5E5" w:rsidR="4C17DC61" w:rsidRDefault="4C17DC61" w:rsidP="4C17DC61">
      <w:pPr>
        <w:shd w:val="clear" w:color="auto" w:fill="FFFFFF" w:themeFill="background1"/>
        <w:spacing w:after="0" w:line="240" w:lineRule="auto"/>
        <w:rPr>
          <w:rFonts w:ascii="Times New Roman" w:eastAsia="Times New Roman" w:hAnsi="Times New Roman" w:cs="Times New Roman"/>
          <w:b/>
          <w:bCs/>
          <w:color w:val="000000" w:themeColor="text1"/>
          <w:sz w:val="32"/>
          <w:szCs w:val="32"/>
        </w:rPr>
      </w:pPr>
    </w:p>
    <w:p w14:paraId="4F2EAEA1" w14:textId="31CBCBC6" w:rsidR="7ACCA708" w:rsidRDefault="56DBC77E" w:rsidP="7ACCA708">
      <w:pPr>
        <w:shd w:val="clear" w:color="auto" w:fill="FFFFFF" w:themeFill="background1"/>
        <w:spacing w:after="0" w:line="240" w:lineRule="auto"/>
        <w:rPr>
          <w:rFonts w:ascii="Times New Roman" w:eastAsia="Times New Roman" w:hAnsi="Times New Roman" w:cs="Times New Roman"/>
          <w:b/>
          <w:bCs/>
          <w:color w:val="000000" w:themeColor="text1"/>
        </w:rPr>
      </w:pPr>
      <w:r w:rsidRPr="3061DE70">
        <w:rPr>
          <w:rFonts w:ascii="Times New Roman" w:eastAsia="Times New Roman" w:hAnsi="Times New Roman" w:cs="Times New Roman"/>
          <w:b/>
          <w:bCs/>
          <w:color w:val="000000" w:themeColor="text1"/>
        </w:rPr>
        <w:t>Assumption Table Overview</w:t>
      </w:r>
    </w:p>
    <w:p w14:paraId="5F7D0CA2" w14:textId="53026888" w:rsidR="4C17DC61" w:rsidRDefault="08390716" w:rsidP="755F0BB5">
      <w:pPr>
        <w:shd w:val="clear" w:color="auto" w:fill="FFFFFF" w:themeFill="background1"/>
        <w:spacing w:after="0" w:line="240" w:lineRule="auto"/>
        <w:jc w:val="center"/>
        <w:rPr>
          <w:rFonts w:ascii="Times New Roman" w:eastAsia="Times New Roman" w:hAnsi="Times New Roman" w:cs="Times New Roman"/>
          <w:color w:val="000000" w:themeColor="text1"/>
        </w:rPr>
      </w:pPr>
      <w:r>
        <w:rPr>
          <w:noProof/>
        </w:rPr>
        <w:drawing>
          <wp:inline distT="0" distB="0" distL="0" distR="0" wp14:anchorId="3732B536" wp14:editId="667EECC1">
            <wp:extent cx="5550819" cy="2072662"/>
            <wp:effectExtent l="0" t="0" r="0" b="0"/>
            <wp:docPr id="1229210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10116" name=""/>
                    <pic:cNvPicPr/>
                  </pic:nvPicPr>
                  <pic:blipFill>
                    <a:blip r:embed="rId7">
                      <a:extLst>
                        <a:ext uri="{28A0092B-C50C-407E-A947-70E740481C1C}">
                          <a14:useLocalDpi xmlns:a14="http://schemas.microsoft.com/office/drawing/2010/main"/>
                        </a:ext>
                      </a:extLst>
                    </a:blip>
                    <a:stretch>
                      <a:fillRect/>
                    </a:stretch>
                  </pic:blipFill>
                  <pic:spPr>
                    <a:xfrm>
                      <a:off x="0" y="0"/>
                      <a:ext cx="5550819" cy="2072662"/>
                    </a:xfrm>
                    <a:prstGeom prst="rect">
                      <a:avLst/>
                    </a:prstGeom>
                  </pic:spPr>
                </pic:pic>
              </a:graphicData>
            </a:graphic>
          </wp:inline>
        </w:drawing>
      </w:r>
    </w:p>
    <w:p w14:paraId="7DEBB1A4" w14:textId="596C881D" w:rsidR="755F0BB5" w:rsidRDefault="755F0BB5" w:rsidP="755F0BB5">
      <w:pPr>
        <w:shd w:val="clear" w:color="auto" w:fill="FFFFFF" w:themeFill="background1"/>
        <w:spacing w:after="0" w:line="240" w:lineRule="auto"/>
        <w:jc w:val="center"/>
        <w:rPr>
          <w:rFonts w:ascii="Times New Roman" w:eastAsia="Times New Roman" w:hAnsi="Times New Roman" w:cs="Times New Roman"/>
          <w:color w:val="000000" w:themeColor="text1"/>
        </w:rPr>
      </w:pPr>
    </w:p>
    <w:p w14:paraId="2F30E406" w14:textId="40232A39" w:rsidR="01BC36F6" w:rsidRDefault="01BC36F6" w:rsidP="755F0BB5">
      <w:pPr>
        <w:shd w:val="clear" w:color="auto" w:fill="FFFFFF" w:themeFill="background1"/>
        <w:spacing w:after="0" w:line="240" w:lineRule="auto"/>
        <w:jc w:val="both"/>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 xml:space="preserve">The assumption table above summarizes the key input variables used to develop </w:t>
      </w:r>
      <w:sdt>
        <w:sdtPr>
          <w:tag w:val="tii-similarity-SU5URVJORVRfd3d3Lm9yYmEuY29t"/>
          <w:id w:val="2046394783"/>
          <w:placeholder>
            <w:docPart w:val="4AEDFECD7D1D9D498F53180CAB2812B1"/>
          </w:placeholder>
          <w15:appearance w15:val="hidden"/>
        </w:sdtPr>
        <w:sdtEndPr/>
        <w:sdtContent>
          <w:r w:rsidRPr="3061DE70">
            <w:rPr>
              <w:rFonts w:ascii="Times New Roman" w:eastAsia="Times New Roman" w:hAnsi="Times New Roman" w:cs="Times New Roman"/>
              <w:color w:val="000000" w:themeColor="text1"/>
            </w:rPr>
            <w:t>the forecasted income statement, balance sheet, and cash flow</w:t>
          </w:r>
        </w:sdtContent>
      </w:sdt>
      <w:r w:rsidRPr="3061DE70">
        <w:rPr>
          <w:rFonts w:ascii="Times New Roman" w:eastAsia="Times New Roman" w:hAnsi="Times New Roman" w:cs="Times New Roman"/>
          <w:color w:val="000000" w:themeColor="text1"/>
        </w:rPr>
        <w:t xml:space="preserve"> statement. These assumptions are applied consistently across the forecasted periods and serve as the foundation for the financial analyses discussed in the sections that follow.</w:t>
      </w:r>
    </w:p>
    <w:p w14:paraId="155CF6A9" w14:textId="1D3F4DE8" w:rsidR="4C17DC61" w:rsidRDefault="4C17DC61" w:rsidP="6039D19A">
      <w:pPr>
        <w:shd w:val="clear" w:color="auto" w:fill="FFFFFF" w:themeFill="background1"/>
        <w:spacing w:after="0" w:line="240" w:lineRule="auto"/>
        <w:jc w:val="both"/>
        <w:rPr>
          <w:rFonts w:ascii="Times New Roman" w:eastAsia="Times New Roman" w:hAnsi="Times New Roman" w:cs="Times New Roman"/>
          <w:color w:val="000000" w:themeColor="text1"/>
        </w:rPr>
      </w:pPr>
    </w:p>
    <w:p w14:paraId="7BE5D109" w14:textId="21B0CA58" w:rsidR="2DBADD1A" w:rsidRDefault="2DBADD1A" w:rsidP="2DBADD1A">
      <w:pPr>
        <w:shd w:val="clear" w:color="auto" w:fill="FFFFFF" w:themeFill="background1"/>
        <w:spacing w:after="0" w:line="240" w:lineRule="auto"/>
        <w:jc w:val="both"/>
        <w:rPr>
          <w:rFonts w:ascii="Times New Roman" w:eastAsia="Times New Roman" w:hAnsi="Times New Roman" w:cs="Times New Roman"/>
          <w:color w:val="000000" w:themeColor="text1"/>
        </w:rPr>
      </w:pPr>
    </w:p>
    <w:p w14:paraId="500D83E9" w14:textId="770C152B" w:rsidR="52B699A5" w:rsidRDefault="52B699A5" w:rsidP="4C17DC61">
      <w:pPr>
        <w:shd w:val="clear" w:color="auto" w:fill="FFFFFF" w:themeFill="background1"/>
        <w:spacing w:after="0" w:line="240" w:lineRule="auto"/>
        <w:rPr>
          <w:rFonts w:ascii="Times New Roman" w:eastAsia="Times New Roman" w:hAnsi="Times New Roman" w:cs="Times New Roman"/>
          <w:b/>
          <w:color w:val="000000" w:themeColor="text1"/>
        </w:rPr>
      </w:pPr>
      <w:r w:rsidRPr="755F0BB5">
        <w:rPr>
          <w:rFonts w:ascii="Times New Roman" w:eastAsia="Times New Roman" w:hAnsi="Times New Roman" w:cs="Times New Roman"/>
          <w:b/>
          <w:color w:val="000000" w:themeColor="text1"/>
        </w:rPr>
        <w:t>Revenue Forecasting Context</w:t>
      </w:r>
    </w:p>
    <w:p w14:paraId="6CC74CC6" w14:textId="6C909C3C" w:rsidR="12F970E5" w:rsidRDefault="665FD04D" w:rsidP="3061DE70">
      <w:pPr>
        <w:shd w:val="clear" w:color="auto" w:fill="FFFFFF" w:themeFill="background1"/>
        <w:spacing w:after="0" w:line="240" w:lineRule="auto"/>
        <w:jc w:val="center"/>
        <w:rPr>
          <w:rFonts w:ascii="Times New Roman" w:eastAsia="Times New Roman" w:hAnsi="Times New Roman" w:cs="Times New Roman"/>
        </w:rPr>
      </w:pPr>
      <w:r>
        <w:rPr>
          <w:noProof/>
        </w:rPr>
        <w:drawing>
          <wp:inline distT="0" distB="0" distL="0" distR="0" wp14:anchorId="0B48105A" wp14:editId="719149DB">
            <wp:extent cx="4347951" cy="2752309"/>
            <wp:effectExtent l="0" t="0" r="0" b="0"/>
            <wp:docPr id="2129794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94577" name="Picture 2129794577"/>
                    <pic:cNvPicPr/>
                  </pic:nvPicPr>
                  <pic:blipFill>
                    <a:blip r:embed="rId8">
                      <a:extLst>
                        <a:ext uri="{28A0092B-C50C-407E-A947-70E740481C1C}">
                          <a14:useLocalDpi xmlns:a14="http://schemas.microsoft.com/office/drawing/2010/main"/>
                        </a:ext>
                      </a:extLst>
                    </a:blip>
                    <a:stretch>
                      <a:fillRect/>
                    </a:stretch>
                  </pic:blipFill>
                  <pic:spPr>
                    <a:xfrm>
                      <a:off x="0" y="0"/>
                      <a:ext cx="4347951" cy="2752309"/>
                    </a:xfrm>
                    <a:prstGeom prst="rect">
                      <a:avLst/>
                    </a:prstGeom>
                  </pic:spPr>
                </pic:pic>
              </a:graphicData>
            </a:graphic>
          </wp:inline>
        </w:drawing>
      </w:r>
    </w:p>
    <w:p w14:paraId="7ECB3DC1" w14:textId="4542C1D9" w:rsidR="755F0BB5" w:rsidRDefault="755F0BB5" w:rsidP="755F0BB5">
      <w:pPr>
        <w:shd w:val="clear" w:color="auto" w:fill="FFFFFF" w:themeFill="background1"/>
        <w:spacing w:after="0" w:line="240" w:lineRule="auto"/>
        <w:jc w:val="center"/>
        <w:rPr>
          <w:rFonts w:ascii="Times New Roman" w:eastAsia="Times New Roman" w:hAnsi="Times New Roman" w:cs="Times New Roman"/>
        </w:rPr>
      </w:pPr>
    </w:p>
    <w:p w14:paraId="15FF75EF" w14:textId="72B1F55C" w:rsidR="04F48997" w:rsidRDefault="04F48997" w:rsidP="755F0BB5">
      <w:pPr>
        <w:shd w:val="clear" w:color="auto" w:fill="FFFFFF" w:themeFill="background1"/>
        <w:spacing w:after="0" w:line="240" w:lineRule="auto"/>
        <w:jc w:val="both"/>
        <w:rPr>
          <w:rFonts w:ascii="Times New Roman" w:eastAsia="Times New Roman" w:hAnsi="Times New Roman" w:cs="Times New Roman"/>
        </w:rPr>
      </w:pPr>
      <w:r w:rsidRPr="3061DE70">
        <w:rPr>
          <w:rFonts w:ascii="Times New Roman" w:eastAsia="Times New Roman" w:hAnsi="Times New Roman" w:cs="Times New Roman"/>
        </w:rPr>
        <w:t xml:space="preserve">The quarterly sales forecast is based on PayPal's past revenue patterns, along with the unique characteristics of PayPal's transaction activity coming from seasonality. </w:t>
      </w:r>
      <w:r w:rsidR="42835831" w:rsidRPr="3061DE70">
        <w:rPr>
          <w:rFonts w:ascii="Times New Roman" w:eastAsia="Times New Roman" w:hAnsi="Times New Roman" w:cs="Times New Roman"/>
        </w:rPr>
        <w:t>Due to 97% accuracy and high similarity between actual and forecasted data</w:t>
      </w:r>
      <w:r w:rsidR="31A0FA2D" w:rsidRPr="3061DE70">
        <w:rPr>
          <w:rFonts w:ascii="Times New Roman" w:eastAsia="Times New Roman" w:hAnsi="Times New Roman" w:cs="Times New Roman"/>
        </w:rPr>
        <w:t xml:space="preserve"> as shown in the graph above</w:t>
      </w:r>
      <w:r w:rsidR="42835831" w:rsidRPr="3061DE70">
        <w:rPr>
          <w:rFonts w:ascii="Times New Roman" w:eastAsia="Times New Roman" w:hAnsi="Times New Roman" w:cs="Times New Roman"/>
        </w:rPr>
        <w:t>, Holt-Winters Multiplicative Seasonal (</w:t>
      </w:r>
      <w:r w:rsidR="4C2F718B" w:rsidRPr="3061DE70">
        <w:rPr>
          <w:rFonts w:ascii="Times New Roman" w:eastAsia="Times New Roman" w:hAnsi="Times New Roman" w:cs="Times New Roman"/>
        </w:rPr>
        <w:t xml:space="preserve">HWMS) model </w:t>
      </w:r>
      <w:r w:rsidRPr="3061DE70">
        <w:rPr>
          <w:rFonts w:ascii="Times New Roman" w:eastAsia="Times New Roman" w:hAnsi="Times New Roman" w:cs="Times New Roman"/>
        </w:rPr>
        <w:t>was chosen to predict both the trend patterns of expected revenues and the consistent seasonal variations in expected revenues that have been observed in PayPal's past revenue numbers</w:t>
      </w:r>
      <w:r w:rsidR="105F624A" w:rsidRPr="3061DE70">
        <w:rPr>
          <w:rFonts w:ascii="Times New Roman" w:eastAsia="Times New Roman" w:hAnsi="Times New Roman" w:cs="Times New Roman"/>
        </w:rPr>
        <w:t>. The model</w:t>
      </w:r>
      <w:r w:rsidR="059D4931" w:rsidRPr="3061DE70">
        <w:rPr>
          <w:rFonts w:ascii="Times New Roman" w:eastAsia="Times New Roman" w:hAnsi="Times New Roman" w:cs="Times New Roman"/>
        </w:rPr>
        <w:t xml:space="preserve"> also</w:t>
      </w:r>
      <w:r w:rsidR="105F624A" w:rsidRPr="3061DE70">
        <w:rPr>
          <w:rFonts w:ascii="Times New Roman" w:eastAsia="Times New Roman" w:hAnsi="Times New Roman" w:cs="Times New Roman"/>
        </w:rPr>
        <w:t xml:space="preserve"> produced a low Mean Absolute Percentage Error (MAPE)</w:t>
      </w:r>
      <w:r w:rsidR="68DCD984" w:rsidRPr="3061DE70">
        <w:rPr>
          <w:rFonts w:ascii="Times New Roman" w:eastAsia="Times New Roman" w:hAnsi="Times New Roman" w:cs="Times New Roman"/>
        </w:rPr>
        <w:t xml:space="preserve"> of 2.89%</w:t>
      </w:r>
      <w:r w:rsidR="105F624A" w:rsidRPr="3061DE70">
        <w:rPr>
          <w:rFonts w:ascii="Times New Roman" w:eastAsia="Times New Roman" w:hAnsi="Times New Roman" w:cs="Times New Roman"/>
        </w:rPr>
        <w:t xml:space="preserve"> when compared against historical revenues, indicating </w:t>
      </w:r>
      <w:r w:rsidR="24FFB7B7" w:rsidRPr="3061DE70">
        <w:rPr>
          <w:rFonts w:ascii="Times New Roman" w:eastAsia="Times New Roman" w:hAnsi="Times New Roman" w:cs="Times New Roman"/>
        </w:rPr>
        <w:t xml:space="preserve">its high predictability. </w:t>
      </w:r>
    </w:p>
    <w:p w14:paraId="631D2D6D" w14:textId="65E27442" w:rsidR="4C17DC61" w:rsidRDefault="4C17DC61" w:rsidP="755F0BB5">
      <w:pPr>
        <w:shd w:val="clear" w:color="auto" w:fill="FFFFFF" w:themeFill="background1"/>
        <w:spacing w:after="0" w:line="240" w:lineRule="auto"/>
        <w:jc w:val="both"/>
        <w:rPr>
          <w:rFonts w:ascii="Times New Roman" w:eastAsia="Times New Roman" w:hAnsi="Times New Roman" w:cs="Times New Roman"/>
        </w:rPr>
      </w:pPr>
    </w:p>
    <w:p w14:paraId="36EA681A" w14:textId="75A585D0" w:rsidR="5FAD9632" w:rsidRDefault="50B6F5F3" w:rsidP="755F0BB5">
      <w:pPr>
        <w:shd w:val="clear" w:color="auto" w:fill="FFFFFF" w:themeFill="background1"/>
        <w:spacing w:after="0" w:line="240" w:lineRule="auto"/>
        <w:jc w:val="both"/>
        <w:rPr>
          <w:rFonts w:ascii="Times New Roman" w:eastAsia="Times New Roman" w:hAnsi="Times New Roman" w:cs="Times New Roman"/>
        </w:rPr>
      </w:pPr>
      <w:r w:rsidRPr="73745B76">
        <w:rPr>
          <w:rFonts w:ascii="Times New Roman" w:eastAsia="Times New Roman" w:hAnsi="Times New Roman" w:cs="Times New Roman"/>
        </w:rPr>
        <w:t xml:space="preserve">However, although the HWMS model produces a low MAPE of 2.89%, the forecast is not assumed to be perfectly precise. There is still uncertainty in the forecast due to competitive pricing pressure in the digital payments industry, potential </w:t>
      </w:r>
      <w:r w:rsidR="4E2E1C56" w:rsidRPr="73745B76">
        <w:rPr>
          <w:rFonts w:ascii="Times New Roman" w:eastAsia="Times New Roman" w:hAnsi="Times New Roman" w:cs="Times New Roman"/>
        </w:rPr>
        <w:t>change</w:t>
      </w:r>
      <w:r w:rsidRPr="73745B76">
        <w:rPr>
          <w:rFonts w:ascii="Times New Roman" w:eastAsia="Times New Roman" w:hAnsi="Times New Roman" w:cs="Times New Roman"/>
        </w:rPr>
        <w:t xml:space="preserve"> in consumer transaction behavior, and ongoing operational restructuring at PayPal. </w:t>
      </w:r>
      <w:r w:rsidR="1CEE6704" w:rsidRPr="73745B76">
        <w:rPr>
          <w:rFonts w:ascii="Times New Roman" w:eastAsia="Times New Roman" w:hAnsi="Times New Roman" w:cs="Times New Roman"/>
        </w:rPr>
        <w:t>As a result, the projections are based on strong historical accuracy but are intentionally kept conservative and not assuming 100% certainty.</w:t>
      </w:r>
    </w:p>
    <w:p w14:paraId="7C20B96F" w14:textId="1886E4E8" w:rsidR="4C17DC61" w:rsidRDefault="4C17DC61" w:rsidP="4C17DC61">
      <w:pPr>
        <w:shd w:val="clear" w:color="auto" w:fill="FFFFFF" w:themeFill="background1"/>
        <w:spacing w:after="0" w:line="240" w:lineRule="auto"/>
        <w:rPr>
          <w:rFonts w:ascii="Times New Roman" w:eastAsia="Times New Roman" w:hAnsi="Times New Roman" w:cs="Times New Roman"/>
          <w:b/>
          <w:bCs/>
          <w:color w:val="000000" w:themeColor="text1"/>
        </w:rPr>
      </w:pPr>
    </w:p>
    <w:p w14:paraId="14A76E02" w14:textId="0B618256" w:rsidR="755F0BB5" w:rsidRDefault="755F0BB5" w:rsidP="755F0BB5">
      <w:pPr>
        <w:shd w:val="clear" w:color="auto" w:fill="FFFFFF" w:themeFill="background1"/>
        <w:spacing w:after="0" w:line="240" w:lineRule="auto"/>
        <w:rPr>
          <w:rFonts w:ascii="Times New Roman" w:eastAsia="Times New Roman" w:hAnsi="Times New Roman" w:cs="Times New Roman"/>
          <w:b/>
          <w:bCs/>
          <w:color w:val="000000" w:themeColor="text1"/>
        </w:rPr>
      </w:pPr>
    </w:p>
    <w:p w14:paraId="6937A974" w14:textId="72C29345" w:rsidR="658A8B72" w:rsidRDefault="658A8B72" w:rsidP="000B17D9">
      <w:pPr>
        <w:pStyle w:val="ListParagraph"/>
        <w:numPr>
          <w:ilvl w:val="0"/>
          <w:numId w:val="14"/>
        </w:numPr>
        <w:shd w:val="clear" w:color="auto" w:fill="FFFFFF" w:themeFill="background1"/>
        <w:spacing w:after="0" w:line="240" w:lineRule="auto"/>
        <w:rPr>
          <w:rFonts w:ascii="Times New Roman" w:eastAsia="Times New Roman" w:hAnsi="Times New Roman" w:cs="Times New Roman"/>
          <w:b/>
          <w:bCs/>
          <w:color w:val="000000" w:themeColor="text1"/>
          <w:sz w:val="28"/>
          <w:szCs w:val="28"/>
        </w:rPr>
      </w:pPr>
      <w:r w:rsidRPr="6039D19A">
        <w:rPr>
          <w:rFonts w:ascii="Times New Roman" w:eastAsia="Times New Roman" w:hAnsi="Times New Roman" w:cs="Times New Roman"/>
          <w:b/>
          <w:bCs/>
          <w:color w:val="000000" w:themeColor="text1"/>
          <w:sz w:val="28"/>
          <w:szCs w:val="28"/>
        </w:rPr>
        <w:t xml:space="preserve"> Forecasted 4 Quarters’ Income Statement</w:t>
      </w:r>
    </w:p>
    <w:p w14:paraId="27478AC6" w14:textId="45135DF3" w:rsidR="669D309F" w:rsidRDefault="2FAF2383" w:rsidP="4C17DC61">
      <w:pPr>
        <w:shd w:val="clear" w:color="auto" w:fill="FFFFFF" w:themeFill="background1"/>
        <w:spacing w:after="0" w:line="240" w:lineRule="auto"/>
        <w:rPr>
          <w:rFonts w:ascii="Times New Roman" w:eastAsia="Times New Roman" w:hAnsi="Times New Roman" w:cs="Times New Roman"/>
          <w:b/>
          <w:bCs/>
          <w:color w:val="000000" w:themeColor="text1"/>
          <w:sz w:val="28"/>
          <w:szCs w:val="28"/>
        </w:rPr>
      </w:pPr>
      <w:r>
        <w:rPr>
          <w:noProof/>
        </w:rPr>
        <w:drawing>
          <wp:inline distT="0" distB="0" distL="0" distR="0" wp14:anchorId="0EE21220" wp14:editId="3F4490A1">
            <wp:extent cx="5881758" cy="1875753"/>
            <wp:effectExtent l="0" t="0" r="0" b="0"/>
            <wp:docPr id="53530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0966" name=""/>
                    <pic:cNvPicPr/>
                  </pic:nvPicPr>
                  <pic:blipFill>
                    <a:blip r:embed="rId9">
                      <a:extLst>
                        <a:ext uri="{28A0092B-C50C-407E-A947-70E740481C1C}">
                          <a14:useLocalDpi xmlns:a14="http://schemas.microsoft.com/office/drawing/2010/main"/>
                        </a:ext>
                      </a:extLst>
                    </a:blip>
                    <a:stretch>
                      <a:fillRect/>
                    </a:stretch>
                  </pic:blipFill>
                  <pic:spPr>
                    <a:xfrm>
                      <a:off x="0" y="0"/>
                      <a:ext cx="5881758" cy="1875753"/>
                    </a:xfrm>
                    <a:prstGeom prst="rect">
                      <a:avLst/>
                    </a:prstGeom>
                  </pic:spPr>
                </pic:pic>
              </a:graphicData>
            </a:graphic>
          </wp:inline>
        </w:drawing>
      </w:r>
    </w:p>
    <w:p w14:paraId="145A350B" w14:textId="7465754E" w:rsidR="6039D19A" w:rsidRDefault="6039D19A" w:rsidP="6039D19A">
      <w:pPr>
        <w:shd w:val="clear" w:color="auto" w:fill="FFFFFF" w:themeFill="background1"/>
        <w:spacing w:after="0" w:line="240" w:lineRule="auto"/>
        <w:rPr>
          <w:rFonts w:ascii="Times New Roman" w:eastAsia="Times New Roman" w:hAnsi="Times New Roman" w:cs="Times New Roman"/>
          <w:b/>
          <w:bCs/>
          <w:color w:val="000000" w:themeColor="text1"/>
          <w:sz w:val="22"/>
          <w:szCs w:val="22"/>
        </w:rPr>
      </w:pPr>
    </w:p>
    <w:p w14:paraId="43647551" w14:textId="7C80288B" w:rsidR="7827F033" w:rsidRDefault="77608456" w:rsidP="000B17D9">
      <w:pPr>
        <w:pStyle w:val="ListParagraph"/>
        <w:numPr>
          <w:ilvl w:val="0"/>
          <w:numId w:val="7"/>
        </w:numPr>
        <w:shd w:val="clear" w:color="auto" w:fill="FFFFFF" w:themeFill="background1"/>
        <w:spacing w:after="240" w:line="240" w:lineRule="auto"/>
        <w:jc w:val="both"/>
        <w:rPr>
          <w:rFonts w:ascii="Times New Roman" w:eastAsia="Times New Roman" w:hAnsi="Times New Roman" w:cs="Times New Roman"/>
          <w:b/>
          <w:bCs/>
          <w:color w:val="000000" w:themeColor="text1"/>
        </w:rPr>
      </w:pPr>
      <w:r w:rsidRPr="3061DE70">
        <w:rPr>
          <w:rFonts w:ascii="Times New Roman" w:eastAsia="Times New Roman" w:hAnsi="Times New Roman" w:cs="Times New Roman"/>
          <w:b/>
          <w:bCs/>
          <w:color w:val="000000" w:themeColor="text1"/>
        </w:rPr>
        <w:t>Sales</w:t>
      </w:r>
    </w:p>
    <w:p w14:paraId="2D02179A" w14:textId="377902C7" w:rsidR="0070080F" w:rsidRDefault="49A4F711" w:rsidP="755F0BB5">
      <w:pPr>
        <w:shd w:val="clear" w:color="auto" w:fill="FFFFFF" w:themeFill="background1"/>
        <w:spacing w:after="0" w:line="240" w:lineRule="auto"/>
        <w:jc w:val="both"/>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 xml:space="preserve">Sales are expected to increase slightly across all four quarters during the forecasted period, indicating that PayPal has continued </w:t>
      </w:r>
      <w:sdt>
        <w:sdtPr>
          <w:tag w:val="tii-similarity-U1VCTUlUVEVEX1dPUktfb2lkOjI3MjEwOjIzMDM2NjI1Ng=="/>
          <w:id w:val="214764142"/>
          <w:placeholder>
            <w:docPart w:val="4AEDFECD7D1D9D498F53180CAB2812B1"/>
          </w:placeholder>
          <w15:appearance w15:val="hidden"/>
        </w:sdtPr>
        <w:sdtEndPr/>
        <w:sdtContent>
          <w:r w:rsidRPr="3061DE70">
            <w:rPr>
              <w:rFonts w:ascii="Times New Roman" w:eastAsia="Times New Roman" w:hAnsi="Times New Roman" w:cs="Times New Roman"/>
              <w:color w:val="000000" w:themeColor="text1"/>
            </w:rPr>
            <w:t>to benefit</w:t>
          </w:r>
        </w:sdtContent>
      </w:sdt>
      <w:r w:rsidRPr="3061DE70">
        <w:rPr>
          <w:rFonts w:ascii="Times New Roman" w:eastAsia="Times New Roman" w:hAnsi="Times New Roman" w:cs="Times New Roman"/>
          <w:color w:val="000000" w:themeColor="text1"/>
        </w:rPr>
        <w:t xml:space="preserve"> from the structural </w:t>
      </w:r>
      <w:sdt>
        <w:sdtPr>
          <w:tag w:val="tii-similarity-U1VCTUlUVEVEX1dPUktfb2lkOjI3MjEwOjIzMDM2NjI1Ng=="/>
          <w:id w:val="466005277"/>
          <w:placeholder>
            <w:docPart w:val="4AEDFECD7D1D9D498F53180CAB2812B1"/>
          </w:placeholder>
          <w15:appearance w15:val="hidden"/>
        </w:sdtPr>
        <w:sdtEndPr/>
        <w:sdtContent>
          <w:r w:rsidRPr="3061DE70">
            <w:rPr>
              <w:rFonts w:ascii="Times New Roman" w:eastAsia="Times New Roman" w:hAnsi="Times New Roman" w:cs="Times New Roman"/>
              <w:color w:val="000000" w:themeColor="text1"/>
            </w:rPr>
            <w:t xml:space="preserve">growth of </w:t>
          </w:r>
          <w:r w:rsidR="4B07A5E3" w:rsidRPr="3061DE70">
            <w:rPr>
              <w:rFonts w:ascii="Times New Roman" w:eastAsia="Times New Roman" w:hAnsi="Times New Roman" w:cs="Times New Roman"/>
              <w:color w:val="000000" w:themeColor="text1"/>
            </w:rPr>
            <w:t>d</w:t>
          </w:r>
          <w:r w:rsidRPr="3061DE70">
            <w:rPr>
              <w:rFonts w:ascii="Times New Roman" w:eastAsia="Times New Roman" w:hAnsi="Times New Roman" w:cs="Times New Roman"/>
              <w:color w:val="000000" w:themeColor="text1"/>
            </w:rPr>
            <w:t xml:space="preserve">igital </w:t>
          </w:r>
          <w:r w:rsidR="46E729B3" w:rsidRPr="3061DE70">
            <w:rPr>
              <w:rFonts w:ascii="Times New Roman" w:eastAsia="Times New Roman" w:hAnsi="Times New Roman" w:cs="Times New Roman"/>
              <w:color w:val="000000" w:themeColor="text1"/>
            </w:rPr>
            <w:t>p</w:t>
          </w:r>
          <w:r w:rsidRPr="3061DE70">
            <w:rPr>
              <w:rFonts w:ascii="Times New Roman" w:eastAsia="Times New Roman" w:hAnsi="Times New Roman" w:cs="Times New Roman"/>
              <w:color w:val="000000" w:themeColor="text1"/>
            </w:rPr>
            <w:t>ayments</w:t>
          </w:r>
        </w:sdtContent>
      </w:sdt>
      <w:r w:rsidRPr="3061DE70">
        <w:rPr>
          <w:rFonts w:ascii="Times New Roman" w:eastAsia="Times New Roman" w:hAnsi="Times New Roman" w:cs="Times New Roman"/>
          <w:color w:val="000000" w:themeColor="text1"/>
        </w:rPr>
        <w:t xml:space="preserve">, but also </w:t>
      </w:r>
      <w:r w:rsidR="319ADE25" w:rsidRPr="3061DE70">
        <w:rPr>
          <w:rFonts w:ascii="Times New Roman" w:eastAsia="Times New Roman" w:hAnsi="Times New Roman" w:cs="Times New Roman"/>
          <w:color w:val="000000" w:themeColor="text1"/>
        </w:rPr>
        <w:t>including some</w:t>
      </w:r>
      <w:r w:rsidRPr="3061DE70">
        <w:rPr>
          <w:rFonts w:ascii="Times New Roman" w:eastAsia="Times New Roman" w:hAnsi="Times New Roman" w:cs="Times New Roman"/>
          <w:color w:val="000000" w:themeColor="text1"/>
        </w:rPr>
        <w:t xml:space="preserve"> impact of competitive pricing pressure and </w:t>
      </w:r>
      <w:r w:rsidR="61653A1B" w:rsidRPr="3061DE70">
        <w:rPr>
          <w:rFonts w:ascii="Times New Roman" w:eastAsia="Times New Roman" w:hAnsi="Times New Roman" w:cs="Times New Roman"/>
          <w:color w:val="000000" w:themeColor="text1"/>
        </w:rPr>
        <w:t>normalization of the e-commerce demand</w:t>
      </w:r>
      <w:r w:rsidRPr="3061DE70">
        <w:rPr>
          <w:rFonts w:ascii="Times New Roman" w:eastAsia="Times New Roman" w:hAnsi="Times New Roman" w:cs="Times New Roman"/>
          <w:color w:val="000000" w:themeColor="text1"/>
        </w:rPr>
        <w:t xml:space="preserve"> over the short term. The expected sales revenues will not be based on increased volume growth but rather represent stable transaction growth generated from PayPal's primary payment channels such as Venmo and Braintree (</w:t>
      </w:r>
      <w:r w:rsidR="47D40DC7" w:rsidRPr="2DBADD1A">
        <w:rPr>
          <w:rFonts w:ascii="Times New Roman" w:eastAsia="Times New Roman" w:hAnsi="Times New Roman" w:cs="Times New Roman"/>
          <w:color w:val="000000" w:themeColor="text1"/>
        </w:rPr>
        <w:t>Garnett</w:t>
      </w:r>
      <w:r w:rsidRPr="3061DE70">
        <w:rPr>
          <w:rFonts w:ascii="Times New Roman" w:eastAsia="Times New Roman" w:hAnsi="Times New Roman" w:cs="Times New Roman"/>
          <w:color w:val="000000" w:themeColor="text1"/>
        </w:rPr>
        <w:t xml:space="preserve">, 2024). </w:t>
      </w:r>
      <w:r w:rsidR="12A51572" w:rsidRPr="3061DE70">
        <w:rPr>
          <w:rFonts w:ascii="Times New Roman" w:eastAsia="Times New Roman" w:hAnsi="Times New Roman" w:cs="Times New Roman"/>
          <w:color w:val="000000" w:themeColor="text1"/>
        </w:rPr>
        <w:t>This approach aligns with</w:t>
      </w:r>
      <w:r w:rsidRPr="3061DE70">
        <w:rPr>
          <w:rFonts w:ascii="Times New Roman" w:eastAsia="Times New Roman" w:hAnsi="Times New Roman" w:cs="Times New Roman"/>
          <w:color w:val="000000" w:themeColor="text1"/>
        </w:rPr>
        <w:t xml:space="preserve"> PayPal's focus on improving transaction quality and monetization rather than simply maximizing the number of transactions</w:t>
      </w:r>
      <w:r w:rsidR="0DCB5B9D" w:rsidRPr="3061DE70">
        <w:rPr>
          <w:rFonts w:ascii="Times New Roman" w:eastAsia="Times New Roman" w:hAnsi="Times New Roman" w:cs="Times New Roman"/>
          <w:color w:val="000000" w:themeColor="text1"/>
        </w:rPr>
        <w:t xml:space="preserve"> </w:t>
      </w:r>
      <w:r w:rsidR="791B0575" w:rsidRPr="3061DE70">
        <w:rPr>
          <w:rFonts w:ascii="Times New Roman" w:eastAsia="Times New Roman" w:hAnsi="Times New Roman" w:cs="Times New Roman"/>
          <w:color w:val="000000" w:themeColor="text1"/>
        </w:rPr>
        <w:t xml:space="preserve">(PayPal Form 10-Q, 2025; </w:t>
      </w:r>
      <w:r w:rsidR="62115F72" w:rsidRPr="2DBADD1A">
        <w:rPr>
          <w:rFonts w:ascii="Times New Roman" w:eastAsia="Times New Roman" w:hAnsi="Times New Roman" w:cs="Times New Roman"/>
          <w:color w:val="000000" w:themeColor="text1"/>
        </w:rPr>
        <w:t>Simply Wall St</w:t>
      </w:r>
      <w:r w:rsidR="791B0575" w:rsidRPr="3061DE70">
        <w:rPr>
          <w:rFonts w:ascii="Times New Roman" w:eastAsia="Times New Roman" w:hAnsi="Times New Roman" w:cs="Times New Roman"/>
          <w:color w:val="000000" w:themeColor="text1"/>
        </w:rPr>
        <w:t>, 2025).</w:t>
      </w:r>
    </w:p>
    <w:p w14:paraId="64C80F55" w14:textId="11DB1359" w:rsidR="7827F033" w:rsidRDefault="7827F033" w:rsidP="7ACCA708">
      <w:pPr>
        <w:shd w:val="clear" w:color="auto" w:fill="FFFFFF" w:themeFill="background1"/>
        <w:spacing w:after="0" w:line="240" w:lineRule="auto"/>
        <w:rPr>
          <w:rFonts w:ascii="Times New Roman" w:eastAsia="Times New Roman" w:hAnsi="Times New Roman" w:cs="Times New Roman"/>
          <w:color w:val="000000" w:themeColor="text1"/>
        </w:rPr>
      </w:pPr>
    </w:p>
    <w:p w14:paraId="1D4350BD" w14:textId="15A5ACCE" w:rsidR="3B7C35FE" w:rsidRDefault="3B7C35FE" w:rsidP="000B17D9">
      <w:pPr>
        <w:pStyle w:val="ListParagraph"/>
        <w:numPr>
          <w:ilvl w:val="0"/>
          <w:numId w:val="7"/>
        </w:numPr>
        <w:shd w:val="clear" w:color="auto" w:fill="FFFFFF" w:themeFill="background1"/>
        <w:spacing w:after="240" w:line="240" w:lineRule="auto"/>
        <w:rPr>
          <w:rFonts w:ascii="Times New Roman" w:eastAsia="Times New Roman" w:hAnsi="Times New Roman" w:cs="Times New Roman"/>
          <w:b/>
        </w:rPr>
      </w:pPr>
      <w:r w:rsidRPr="3061DE70">
        <w:rPr>
          <w:rFonts w:ascii="Times New Roman" w:eastAsia="Times New Roman" w:hAnsi="Times New Roman" w:cs="Times New Roman"/>
          <w:b/>
          <w:bCs/>
          <w:color w:val="000000" w:themeColor="text1"/>
        </w:rPr>
        <w:t>Cost of Goods Sold</w:t>
      </w:r>
    </w:p>
    <w:p w14:paraId="643AEE80" w14:textId="1A05FD21" w:rsidR="4C17DC61" w:rsidRDefault="00326F7F" w:rsidP="755F0BB5">
      <w:pPr>
        <w:shd w:val="clear" w:color="auto" w:fill="FFFFFF" w:themeFill="background1"/>
        <w:spacing w:after="0" w:line="240" w:lineRule="auto"/>
        <w:jc w:val="both"/>
        <w:rPr>
          <w:rFonts w:ascii="Times New Roman" w:eastAsia="Times New Roman" w:hAnsi="Times New Roman" w:cs="Times New Roman"/>
        </w:rPr>
      </w:pPr>
      <w:r w:rsidRPr="3061DE70">
        <w:rPr>
          <w:rFonts w:ascii="Times New Roman" w:eastAsia="Times New Roman" w:hAnsi="Times New Roman" w:cs="Times New Roman"/>
        </w:rPr>
        <w:t xml:space="preserve">Cost of goods sold is </w:t>
      </w:r>
      <w:r w:rsidR="0EEB817F" w:rsidRPr="3061DE70">
        <w:rPr>
          <w:rFonts w:ascii="Times New Roman" w:eastAsia="Times New Roman" w:hAnsi="Times New Roman" w:cs="Times New Roman"/>
        </w:rPr>
        <w:t xml:space="preserve">expected to </w:t>
      </w:r>
      <w:r w:rsidR="6AB5394F" w:rsidRPr="3061DE70">
        <w:rPr>
          <w:rFonts w:ascii="Times New Roman" w:eastAsia="Times New Roman" w:hAnsi="Times New Roman" w:cs="Times New Roman"/>
        </w:rPr>
        <w:t xml:space="preserve">decrease </w:t>
      </w:r>
      <w:r w:rsidR="3CA6CF0F" w:rsidRPr="3EA84BC2">
        <w:rPr>
          <w:rFonts w:ascii="Times New Roman" w:eastAsia="Times New Roman" w:hAnsi="Times New Roman" w:cs="Times New Roman"/>
        </w:rPr>
        <w:t>gradually as a</w:t>
      </w:r>
      <w:r w:rsidRPr="3061DE70">
        <w:rPr>
          <w:rFonts w:ascii="Times New Roman" w:eastAsia="Times New Roman" w:hAnsi="Times New Roman" w:cs="Times New Roman"/>
        </w:rPr>
        <w:t xml:space="preserve"> percentage of total sales over the </w:t>
      </w:r>
      <w:r w:rsidR="33CB5B2A" w:rsidRPr="3061DE70">
        <w:rPr>
          <w:rFonts w:ascii="Times New Roman" w:eastAsia="Times New Roman" w:hAnsi="Times New Roman" w:cs="Times New Roman"/>
        </w:rPr>
        <w:t xml:space="preserve">4 </w:t>
      </w:r>
      <w:r w:rsidRPr="3061DE70">
        <w:rPr>
          <w:rFonts w:ascii="Times New Roman" w:eastAsia="Times New Roman" w:hAnsi="Times New Roman" w:cs="Times New Roman"/>
        </w:rPr>
        <w:t>projected quarters, reflecting incremental margin improvement rather than abrupt efficiency gains. COGS is assumed to</w:t>
      </w:r>
      <w:r w:rsidR="010E907B" w:rsidRPr="3061DE70">
        <w:rPr>
          <w:rFonts w:ascii="Times New Roman" w:eastAsia="Times New Roman" w:hAnsi="Times New Roman" w:cs="Times New Roman"/>
        </w:rPr>
        <w:t xml:space="preserve"> slightly</w:t>
      </w:r>
      <w:r w:rsidRPr="3061DE70">
        <w:rPr>
          <w:rFonts w:ascii="Times New Roman" w:eastAsia="Times New Roman" w:hAnsi="Times New Roman" w:cs="Times New Roman"/>
        </w:rPr>
        <w:t xml:space="preserve"> decrease from approximately 54.0% of sales to around 53.0%, </w:t>
      </w:r>
      <w:r w:rsidR="3649874F" w:rsidRPr="3061DE70">
        <w:rPr>
          <w:rFonts w:ascii="Times New Roman" w:eastAsia="Times New Roman" w:hAnsi="Times New Roman" w:cs="Times New Roman"/>
        </w:rPr>
        <w:t xml:space="preserve">due </w:t>
      </w:r>
      <w:r w:rsidR="3649874F" w:rsidRPr="3061DE70">
        <w:rPr>
          <w:rFonts w:ascii="Times New Roman" w:eastAsia="Times New Roman" w:hAnsi="Times New Roman" w:cs="Times New Roman"/>
        </w:rPr>
        <w:lastRenderedPageBreak/>
        <w:t>to</w:t>
      </w:r>
      <w:r w:rsidRPr="3061DE70">
        <w:rPr>
          <w:rFonts w:ascii="Times New Roman" w:eastAsia="Times New Roman" w:hAnsi="Times New Roman" w:cs="Times New Roman"/>
        </w:rPr>
        <w:t xml:space="preserve"> cost efficiencies associated with platform consolidation, optimization of PayPal’s payment processing infrastructure, and restructuring-related cost controls. However, because PayPal’s unbranded payment processing service</w:t>
      </w:r>
      <w:r w:rsidR="05EFDE88" w:rsidRPr="3061DE70">
        <w:rPr>
          <w:rFonts w:ascii="Times New Roman" w:eastAsia="Times New Roman" w:hAnsi="Times New Roman" w:cs="Times New Roman"/>
        </w:rPr>
        <w:t xml:space="preserve">s </w:t>
      </w:r>
      <w:r w:rsidRPr="3061DE70">
        <w:rPr>
          <w:rFonts w:ascii="Times New Roman" w:eastAsia="Times New Roman" w:hAnsi="Times New Roman" w:cs="Times New Roman"/>
        </w:rPr>
        <w:t xml:space="preserve">operate at structurally lower margins, overall cost improvements are expected to </w:t>
      </w:r>
      <w:r w:rsidR="2487CF51" w:rsidRPr="3061DE70">
        <w:rPr>
          <w:rFonts w:ascii="Times New Roman" w:eastAsia="Times New Roman" w:hAnsi="Times New Roman" w:cs="Times New Roman"/>
        </w:rPr>
        <w:t xml:space="preserve">occur </w:t>
      </w:r>
      <w:r w:rsidRPr="3061DE70">
        <w:rPr>
          <w:rFonts w:ascii="Times New Roman" w:eastAsia="Times New Roman" w:hAnsi="Times New Roman" w:cs="Times New Roman"/>
        </w:rPr>
        <w:t xml:space="preserve">gradually rather than immediately. This assumption results in </w:t>
      </w:r>
      <w:r w:rsidR="361D9946" w:rsidRPr="3061DE70">
        <w:rPr>
          <w:rFonts w:ascii="Times New Roman" w:eastAsia="Times New Roman" w:hAnsi="Times New Roman" w:cs="Times New Roman"/>
        </w:rPr>
        <w:t xml:space="preserve">ideal </w:t>
      </w:r>
      <w:r w:rsidRPr="3061DE70">
        <w:rPr>
          <w:rFonts w:ascii="Times New Roman" w:eastAsia="Times New Roman" w:hAnsi="Times New Roman" w:cs="Times New Roman"/>
        </w:rPr>
        <w:t xml:space="preserve">but </w:t>
      </w:r>
      <w:r w:rsidR="1D52F5B2" w:rsidRPr="3061DE70">
        <w:rPr>
          <w:rFonts w:ascii="Times New Roman" w:eastAsia="Times New Roman" w:hAnsi="Times New Roman" w:cs="Times New Roman"/>
        </w:rPr>
        <w:t xml:space="preserve">also </w:t>
      </w:r>
      <w:r w:rsidRPr="3061DE70">
        <w:rPr>
          <w:rFonts w:ascii="Times New Roman" w:eastAsia="Times New Roman" w:hAnsi="Times New Roman" w:cs="Times New Roman"/>
        </w:rPr>
        <w:t>realistic margin expansion consistent with PayPal’s current operational strategy (</w:t>
      </w:r>
      <w:r w:rsidR="41B6AB3C" w:rsidRPr="3EA84BC2">
        <w:rPr>
          <w:rFonts w:ascii="Times New Roman" w:eastAsia="Times New Roman" w:hAnsi="Times New Roman" w:cs="Times New Roman"/>
        </w:rPr>
        <w:t>Carlsen</w:t>
      </w:r>
      <w:r w:rsidRPr="3061DE70">
        <w:rPr>
          <w:rFonts w:ascii="Times New Roman" w:eastAsia="Times New Roman" w:hAnsi="Times New Roman" w:cs="Times New Roman"/>
        </w:rPr>
        <w:t xml:space="preserve">, 2025; </w:t>
      </w:r>
      <w:r w:rsidR="1706214D" w:rsidRPr="3EA84BC2">
        <w:rPr>
          <w:rFonts w:ascii="Times New Roman" w:eastAsia="Times New Roman" w:hAnsi="Times New Roman" w:cs="Times New Roman"/>
        </w:rPr>
        <w:t>Kennedy</w:t>
      </w:r>
      <w:r w:rsidRPr="3061DE70">
        <w:rPr>
          <w:rFonts w:ascii="Times New Roman" w:eastAsia="Times New Roman" w:hAnsi="Times New Roman" w:cs="Times New Roman"/>
        </w:rPr>
        <w:t>, 2025).</w:t>
      </w:r>
    </w:p>
    <w:p w14:paraId="7E506328" w14:textId="12E29049" w:rsidR="14055EB8" w:rsidRDefault="6C291FDB" w:rsidP="000B17D9">
      <w:pPr>
        <w:pStyle w:val="ListParagraph"/>
        <w:numPr>
          <w:ilvl w:val="0"/>
          <w:numId w:val="7"/>
        </w:numPr>
        <w:spacing w:before="240" w:after="0"/>
        <w:rPr>
          <w:rFonts w:ascii="Times New Roman" w:eastAsia="Times New Roman" w:hAnsi="Times New Roman" w:cs="Times New Roman"/>
          <w:b/>
          <w:bCs/>
        </w:rPr>
      </w:pPr>
      <w:r w:rsidRPr="2DBADD1A">
        <w:rPr>
          <w:rFonts w:ascii="Times New Roman" w:eastAsia="Times New Roman" w:hAnsi="Times New Roman" w:cs="Times New Roman"/>
          <w:b/>
          <w:bCs/>
        </w:rPr>
        <w:t xml:space="preserve">Research and </w:t>
      </w:r>
      <w:sdt>
        <w:sdtPr>
          <w:tag w:val="tii-similarity-SU5URVJORVRfcGRmLnNlY2RhdGFiYXNlLmNvbQ=="/>
          <w:id w:val="273469057"/>
          <w:placeholder>
            <w:docPart w:val="1A90B913F9E79A40BA46B2F62EC6FFAF"/>
          </w:placeholder>
          <w15:appearance w15:val="hidden"/>
        </w:sdtPr>
        <w:sdtEndPr/>
        <w:sdtContent>
          <w:r w:rsidRPr="2DBADD1A">
            <w:rPr>
              <w:rFonts w:ascii="Times New Roman" w:eastAsia="Times New Roman" w:hAnsi="Times New Roman" w:cs="Times New Roman"/>
              <w:b/>
              <w:bCs/>
            </w:rPr>
            <w:t>Development (R&amp;D) expense</w:t>
          </w:r>
        </w:sdtContent>
      </w:sdt>
    </w:p>
    <w:p w14:paraId="0FCE7DAB" w14:textId="7232DEA7" w:rsidR="3AC92B99" w:rsidRDefault="00AC1917" w:rsidP="2DBADD1A">
      <w:pPr>
        <w:spacing w:before="240" w:after="0"/>
        <w:jc w:val="both"/>
        <w:rPr>
          <w:rFonts w:ascii="Times New Roman" w:eastAsia="Times New Roman" w:hAnsi="Times New Roman" w:cs="Times New Roman"/>
        </w:rPr>
      </w:pPr>
      <w:sdt>
        <w:sdtPr>
          <w:tag w:val="tii-similarity-SU5URVJORVRfcGRmLnNlY2RhdGFiYXNlLmNvbQ=="/>
          <w:id w:val="1068663809"/>
          <w:placeholder>
            <w:docPart w:val="7A226C018A572949ADCD27271B26CF58"/>
          </w:placeholder>
          <w15:appearance w15:val="hidden"/>
        </w:sdtPr>
        <w:sdtEndPr/>
        <w:sdtContent>
          <w:r w:rsidR="21600763" w:rsidRPr="2DBADD1A">
            <w:rPr>
              <w:rFonts w:ascii="Times New Roman" w:eastAsia="Times New Roman" w:hAnsi="Times New Roman" w:cs="Times New Roman"/>
            </w:rPr>
            <w:t>Research and development expenses</w:t>
          </w:r>
        </w:sdtContent>
      </w:sdt>
      <w:r w:rsidR="21600763" w:rsidRPr="2DBADD1A">
        <w:rPr>
          <w:rFonts w:ascii="Times New Roman" w:eastAsia="Times New Roman" w:hAnsi="Times New Roman" w:cs="Times New Roman"/>
        </w:rPr>
        <w:t xml:space="preserve"> are forecasted at approximately 8.0% of sales in each of the four projected quarters, reflecting a stable investment profile consistent with PayPal’s recent financial history. This assumption is supported by PayPal’s continued emphasis on AI-driven risk management, fraud prevention, and improved checkout and payments infrastructure, all of which require sustained R&amp;D investment. As a result, R&amp;D spending is expected to remain relatively consistent as PayPal focuses on strengthening platform security and maintaining competitiveness against digital wallet firms such as Apple Pay and Google Pay, rather than making significant cost reductions (Yahoo Finance, 2025; Carlsen, 2025).</w:t>
      </w:r>
    </w:p>
    <w:p w14:paraId="47C94F0C" w14:textId="13C34D3E" w:rsidR="1CF30CC8" w:rsidRDefault="1CF30CC8" w:rsidP="000B17D9">
      <w:pPr>
        <w:pStyle w:val="ListParagraph"/>
        <w:numPr>
          <w:ilvl w:val="0"/>
          <w:numId w:val="7"/>
        </w:numPr>
        <w:spacing w:before="240" w:after="0"/>
        <w:jc w:val="both"/>
        <w:rPr>
          <w:rFonts w:ascii="Times New Roman" w:eastAsia="Times New Roman" w:hAnsi="Times New Roman" w:cs="Times New Roman"/>
          <w:b/>
          <w:bCs/>
        </w:rPr>
      </w:pPr>
      <w:r w:rsidRPr="3061DE70">
        <w:rPr>
          <w:rFonts w:ascii="Times New Roman" w:eastAsia="Times New Roman" w:hAnsi="Times New Roman" w:cs="Times New Roman"/>
          <w:b/>
          <w:bCs/>
        </w:rPr>
        <w:t>Selling, General, and Administrative (SG&amp;A) expense</w:t>
      </w:r>
    </w:p>
    <w:p w14:paraId="5BF14CEC" w14:textId="647361D9" w:rsidR="64BED24F" w:rsidRDefault="00AC1917" w:rsidP="755F0BB5">
      <w:pPr>
        <w:spacing w:before="240" w:after="0" w:line="240" w:lineRule="auto"/>
        <w:jc w:val="both"/>
        <w:rPr>
          <w:rFonts w:ascii="Times New Roman" w:eastAsia="Times New Roman" w:hAnsi="Times New Roman" w:cs="Times New Roman"/>
        </w:rPr>
      </w:pPr>
      <w:sdt>
        <w:sdtPr>
          <w:tag w:val="tii-similarity-SU5URVJORVRfd3d3Lm1heHdlbGwuY29t"/>
          <w:id w:val="1075967506"/>
          <w:placeholder>
            <w:docPart w:val="4AEDFECD7D1D9D498F53180CAB2812B1"/>
          </w:placeholder>
          <w15:appearance w15:val="hidden"/>
        </w:sdtPr>
        <w:sdtEndPr/>
        <w:sdtContent>
          <w:r w:rsidR="1CF30CC8" w:rsidRPr="3061DE70">
            <w:rPr>
              <w:rFonts w:ascii="Times New Roman" w:eastAsia="Times New Roman" w:hAnsi="Times New Roman" w:cs="Times New Roman"/>
            </w:rPr>
            <w:t>Selling, General, and Administrative (SG&amp;A) expenses were</w:t>
          </w:r>
        </w:sdtContent>
      </w:sdt>
      <w:r w:rsidR="1CF30CC8" w:rsidRPr="3061DE70">
        <w:rPr>
          <w:rFonts w:ascii="Times New Roman" w:eastAsia="Times New Roman" w:hAnsi="Times New Roman" w:cs="Times New Roman"/>
        </w:rPr>
        <w:t xml:space="preserve"> projected to decline slightly from 26.5% to 25.5% of sales. This assumption reflects PayPal’s 2025 restructuring initiative, which includes workforce streamlining, reductions in non-essential corporate spending, and simplification of internal operations. These initiatives are expected to create modest cost reductions throughout the forecasted year (</w:t>
      </w:r>
      <w:r w:rsidR="2648F997" w:rsidRPr="2DBADD1A">
        <w:rPr>
          <w:rFonts w:ascii="Times New Roman" w:eastAsia="Times New Roman" w:hAnsi="Times New Roman" w:cs="Times New Roman"/>
        </w:rPr>
        <w:t>Kennedy</w:t>
      </w:r>
      <w:r w:rsidR="1CF30CC8" w:rsidRPr="3061DE70">
        <w:rPr>
          <w:rFonts w:ascii="Times New Roman" w:eastAsia="Times New Roman" w:hAnsi="Times New Roman" w:cs="Times New Roman"/>
        </w:rPr>
        <w:t>, 2025).</w:t>
      </w:r>
    </w:p>
    <w:p w14:paraId="1282D836" w14:textId="1DA97895" w:rsidR="64BED24F" w:rsidRDefault="22D21CD4" w:rsidP="000B17D9">
      <w:pPr>
        <w:pStyle w:val="ListParagraph"/>
        <w:numPr>
          <w:ilvl w:val="0"/>
          <w:numId w:val="7"/>
        </w:numPr>
        <w:spacing w:before="240" w:after="240" w:line="240" w:lineRule="auto"/>
        <w:jc w:val="both"/>
        <w:rPr>
          <w:rFonts w:ascii="Times New Roman" w:eastAsia="Times New Roman" w:hAnsi="Times New Roman" w:cs="Times New Roman"/>
          <w:b/>
          <w:bCs/>
        </w:rPr>
      </w:pPr>
      <w:r w:rsidRPr="3061DE70">
        <w:rPr>
          <w:rFonts w:ascii="Times New Roman" w:eastAsia="Times New Roman" w:hAnsi="Times New Roman" w:cs="Times New Roman"/>
          <w:b/>
          <w:bCs/>
        </w:rPr>
        <w:t>Other Operating Income and Expenses</w:t>
      </w:r>
      <w:r w:rsidRPr="3061DE70">
        <w:rPr>
          <w:rFonts w:ascii="Times New Roman" w:eastAsia="Times New Roman" w:hAnsi="Times New Roman" w:cs="Times New Roman"/>
        </w:rPr>
        <w:t xml:space="preserve"> </w:t>
      </w:r>
    </w:p>
    <w:p w14:paraId="09C6F751" w14:textId="3379FD01" w:rsidR="64BED24F" w:rsidRDefault="4077D3B2" w:rsidP="755F0BB5">
      <w:pPr>
        <w:spacing w:after="0" w:line="240" w:lineRule="auto"/>
        <w:jc w:val="both"/>
        <w:rPr>
          <w:rFonts w:ascii="Times New Roman" w:eastAsia="Times New Roman" w:hAnsi="Times New Roman" w:cs="Times New Roman"/>
        </w:rPr>
      </w:pPr>
      <w:r w:rsidRPr="3061DE70">
        <w:rPr>
          <w:rFonts w:ascii="Times New Roman" w:eastAsia="Times New Roman" w:hAnsi="Times New Roman" w:cs="Times New Roman"/>
        </w:rPr>
        <w:t>Other operating income and expenses are forecasted as a small and stable percentage of sales based on PayPal’s historical averages. These items are not a primary driver of operating performance and are assumed to remain relatively consistent across the forecasted quarters, reflecting limited volatility in non-core operating activities (PayPal Form 10-Q, 2025).</w:t>
      </w:r>
    </w:p>
    <w:p w14:paraId="76F1CFA1" w14:textId="0BFCD386" w:rsidR="64BED24F" w:rsidRDefault="22D21CD4" w:rsidP="755F0BB5">
      <w:pPr>
        <w:spacing w:after="0" w:line="240" w:lineRule="auto"/>
        <w:jc w:val="both"/>
        <w:rPr>
          <w:rFonts w:ascii="Times New Roman" w:eastAsia="Times New Roman" w:hAnsi="Times New Roman" w:cs="Times New Roman"/>
        </w:rPr>
      </w:pPr>
      <w:r w:rsidRPr="3061DE70">
        <w:rPr>
          <w:rFonts w:ascii="Times New Roman" w:eastAsia="Times New Roman" w:hAnsi="Times New Roman" w:cs="Times New Roman"/>
        </w:rPr>
        <w:t xml:space="preserve"> </w:t>
      </w:r>
    </w:p>
    <w:p w14:paraId="08E9C2BF" w14:textId="7EBAC203" w:rsidR="7E92FAF6" w:rsidRDefault="7E92FAF6" w:rsidP="000B17D9">
      <w:pPr>
        <w:pStyle w:val="ListParagraph"/>
        <w:numPr>
          <w:ilvl w:val="0"/>
          <w:numId w:val="7"/>
        </w:numPr>
        <w:spacing w:after="240" w:line="240" w:lineRule="auto"/>
        <w:jc w:val="both"/>
        <w:rPr>
          <w:rFonts w:ascii="Times New Roman" w:eastAsia="Times New Roman" w:hAnsi="Times New Roman" w:cs="Times New Roman"/>
          <w:b/>
          <w:bCs/>
        </w:rPr>
      </w:pPr>
      <w:r w:rsidRPr="755F0BB5">
        <w:rPr>
          <w:rFonts w:ascii="Times New Roman" w:eastAsia="Times New Roman" w:hAnsi="Times New Roman" w:cs="Times New Roman"/>
          <w:b/>
          <w:bCs/>
        </w:rPr>
        <w:t>Income Taxes, Net Income, and Dividends</w:t>
      </w:r>
    </w:p>
    <w:p w14:paraId="08E89E2A" w14:textId="0E17B2EA" w:rsidR="521A8779" w:rsidRDefault="4CC88C50" w:rsidP="755F0BB5">
      <w:pPr>
        <w:spacing w:after="0" w:line="240" w:lineRule="auto"/>
        <w:jc w:val="both"/>
        <w:rPr>
          <w:rFonts w:ascii="Times New Roman" w:eastAsia="Times New Roman" w:hAnsi="Times New Roman" w:cs="Times New Roman"/>
        </w:rPr>
      </w:pPr>
      <w:r w:rsidRPr="2DBADD1A">
        <w:rPr>
          <w:rFonts w:ascii="Times New Roman" w:eastAsia="Times New Roman" w:hAnsi="Times New Roman" w:cs="Times New Roman"/>
        </w:rPr>
        <w:t xml:space="preserve">Income taxes are estimated using PayPal’s historical </w:t>
      </w:r>
      <w:sdt>
        <w:sdtPr>
          <w:tag w:val="tii-similarity-U1VCTUlUVEVEX1dPUktfb2lkOjI5NDU6MzM1OTUyMTE0"/>
          <w:id w:val="10668303"/>
          <w:placeholder>
            <w:docPart w:val="123F93ED4D1C8C4B95BFE4864BD32FFB"/>
          </w:placeholder>
          <w15:appearance w15:val="hidden"/>
        </w:sdtPr>
        <w:sdtEndPr/>
        <w:sdtContent>
          <w:r w:rsidRPr="2DBADD1A">
            <w:rPr>
              <w:rFonts w:ascii="Times New Roman" w:eastAsia="Times New Roman" w:hAnsi="Times New Roman" w:cs="Times New Roman"/>
            </w:rPr>
            <w:t>effective tax rate</w:t>
          </w:r>
        </w:sdtContent>
      </w:sdt>
      <w:r w:rsidRPr="2DBADD1A">
        <w:rPr>
          <w:rFonts w:ascii="Times New Roman" w:eastAsia="Times New Roman" w:hAnsi="Times New Roman" w:cs="Times New Roman"/>
        </w:rPr>
        <w:t xml:space="preserve"> </w:t>
      </w:r>
      <w:sdt>
        <w:sdtPr>
          <w:tag w:val="tii-similarity-U1VCTUlUVEVEX1dPUktfb2lkOjI5NDU6MzM1OTUyMTE0"/>
          <w:id w:val="713136406"/>
          <w:placeholder>
            <w:docPart w:val="123F93ED4D1C8C4B95BFE4864BD32FFB"/>
          </w:placeholder>
          <w15:appearance w15:val="hidden"/>
        </w:sdtPr>
        <w:sdtEndPr/>
        <w:sdtContent>
          <w:r w:rsidRPr="2DBADD1A">
            <w:rPr>
              <w:rFonts w:ascii="Times New Roman" w:eastAsia="Times New Roman" w:hAnsi="Times New Roman" w:cs="Times New Roman"/>
            </w:rPr>
            <w:t>applied to</w:t>
          </w:r>
        </w:sdtContent>
      </w:sdt>
      <w:r w:rsidRPr="2DBADD1A">
        <w:rPr>
          <w:rFonts w:ascii="Times New Roman" w:eastAsia="Times New Roman" w:hAnsi="Times New Roman" w:cs="Times New Roman"/>
        </w:rPr>
        <w:t xml:space="preserve"> forecasted pre-tax income. This rate is assumed to remain stable over the forecast period, as there is no indication of significant changes in tax regulation or geographic revenue mix during this timeframe (PayPal Form 10-Q, 2025). Net income is calculated after subtracting the </w:t>
      </w:r>
      <w:sdt>
        <w:sdtPr>
          <w:tag w:val="tii-similarity-SU5URVJORVRfd3d3LmNvdXJzZWhlcm8uY29t"/>
          <w:id w:val="1632326965"/>
          <w:placeholder>
            <w:docPart w:val="123F93ED4D1C8C4B95BFE4864BD32FFB"/>
          </w:placeholder>
          <w15:appearance w15:val="hidden"/>
        </w:sdtPr>
        <w:sdtEndPr/>
        <w:sdtContent>
          <w:r w:rsidRPr="2DBADD1A">
            <w:rPr>
              <w:rFonts w:ascii="Times New Roman" w:eastAsia="Times New Roman" w:hAnsi="Times New Roman" w:cs="Times New Roman"/>
            </w:rPr>
            <w:t>cost of sales, operating expenses, interest expenses</w:t>
          </w:r>
        </w:sdtContent>
      </w:sdt>
      <w:r w:rsidRPr="2DBADD1A">
        <w:rPr>
          <w:rFonts w:ascii="Times New Roman" w:eastAsia="Times New Roman" w:hAnsi="Times New Roman" w:cs="Times New Roman"/>
        </w:rPr>
        <w:t>, and income taxes from total revenue. Changes in net income across the forecasted quarters mainly reflect gradual improvements in operating margins driven by cost efficiency initiatives rather than aggressive revenue growth.</w:t>
      </w:r>
    </w:p>
    <w:p w14:paraId="14C0974E" w14:textId="2A87C97D" w:rsidR="7827F033" w:rsidRDefault="7827F033" w:rsidP="6039D19A">
      <w:pPr>
        <w:shd w:val="clear" w:color="auto" w:fill="FFFFFF" w:themeFill="background1"/>
        <w:spacing w:after="0" w:line="240" w:lineRule="auto"/>
        <w:jc w:val="both"/>
        <w:rPr>
          <w:rFonts w:ascii="Times New Roman" w:eastAsia="Times New Roman" w:hAnsi="Times New Roman" w:cs="Times New Roman"/>
          <w:color w:val="000000" w:themeColor="text1"/>
          <w:sz w:val="20"/>
          <w:szCs w:val="20"/>
        </w:rPr>
      </w:pPr>
    </w:p>
    <w:p w14:paraId="49242342" w14:textId="3E047D4B" w:rsidR="278CD4F2" w:rsidRDefault="278CD4F2" w:rsidP="73745B76">
      <w:pPr>
        <w:shd w:val="clear" w:color="auto" w:fill="FFFFFF" w:themeFill="background1"/>
        <w:spacing w:after="0" w:line="240" w:lineRule="auto"/>
        <w:jc w:val="both"/>
        <w:rPr>
          <w:rFonts w:ascii="Times New Roman" w:eastAsia="Times New Roman" w:hAnsi="Times New Roman" w:cs="Times New Roman"/>
          <w:color w:val="000000" w:themeColor="text1"/>
        </w:rPr>
      </w:pPr>
      <w:r w:rsidRPr="2DBADD1A">
        <w:rPr>
          <w:rFonts w:ascii="Times New Roman" w:eastAsia="Times New Roman" w:hAnsi="Times New Roman" w:cs="Times New Roman"/>
          <w:color w:val="000000" w:themeColor="text1"/>
        </w:rPr>
        <w:lastRenderedPageBreak/>
        <w:t xml:space="preserve">Although PayPal did not historically pay dividends, the company initiated its first dividend in October </w:t>
      </w:r>
      <w:r w:rsidR="2383C922" w:rsidRPr="2DBADD1A">
        <w:rPr>
          <w:rFonts w:ascii="Times New Roman" w:eastAsia="Times New Roman" w:hAnsi="Times New Roman" w:cs="Times New Roman"/>
          <w:color w:val="000000" w:themeColor="text1"/>
        </w:rPr>
        <w:t>2025 (Khan, 2025)</w:t>
      </w:r>
      <w:r w:rsidRPr="2DBADD1A">
        <w:rPr>
          <w:rFonts w:ascii="Times New Roman" w:eastAsia="Times New Roman" w:hAnsi="Times New Roman" w:cs="Times New Roman"/>
          <w:color w:val="000000" w:themeColor="text1"/>
        </w:rPr>
        <w:t xml:space="preserve">. </w:t>
      </w:r>
      <w:r w:rsidR="1B788E87" w:rsidRPr="2DBADD1A">
        <w:rPr>
          <w:rFonts w:ascii="Times New Roman" w:eastAsia="Times New Roman" w:hAnsi="Times New Roman" w:cs="Times New Roman"/>
          <w:color w:val="000000" w:themeColor="text1"/>
        </w:rPr>
        <w:t>Including a dividend in the forecast therefore improves realism by aligning the projected financial statements with PayPal’s most recent capital return policy rather than assuming a continuation of past behavior that no longer applies. The assumed payout remains conservative at approximately 1% to 2% of net income, ensuring that the dividend reflects recent practice without significantly affecting liquidity or reinvestment capacity (Carlsen, 2025).</w:t>
      </w:r>
    </w:p>
    <w:p w14:paraId="69AA7E29" w14:textId="5A7CAEE0" w:rsidR="658A8B72" w:rsidRDefault="658A8B72" w:rsidP="6039D19A">
      <w:pPr>
        <w:shd w:val="clear" w:color="auto" w:fill="FFFFFF" w:themeFill="background1"/>
        <w:spacing w:after="0" w:line="240" w:lineRule="auto"/>
        <w:rPr>
          <w:rFonts w:ascii="Times New Roman" w:eastAsia="Times New Roman" w:hAnsi="Times New Roman" w:cs="Times New Roman"/>
          <w:color w:val="000000" w:themeColor="text1"/>
        </w:rPr>
      </w:pPr>
      <w:r w:rsidRPr="6039D19A">
        <w:rPr>
          <w:rFonts w:ascii="Times New Roman" w:eastAsia="Times New Roman" w:hAnsi="Times New Roman" w:cs="Times New Roman"/>
          <w:color w:val="000000" w:themeColor="text1"/>
        </w:rPr>
        <w:t xml:space="preserve"> </w:t>
      </w:r>
    </w:p>
    <w:p w14:paraId="1868198B" w14:textId="28040A2D" w:rsidR="6039D19A" w:rsidRDefault="6039D19A" w:rsidP="6039D19A">
      <w:pPr>
        <w:shd w:val="clear" w:color="auto" w:fill="FFFFFF" w:themeFill="background1"/>
        <w:spacing w:after="0" w:line="240" w:lineRule="auto"/>
        <w:rPr>
          <w:rFonts w:ascii="Times New Roman" w:eastAsia="Times New Roman" w:hAnsi="Times New Roman" w:cs="Times New Roman"/>
          <w:color w:val="000000" w:themeColor="text1"/>
        </w:rPr>
      </w:pPr>
    </w:p>
    <w:p w14:paraId="73F9EDFE" w14:textId="0ECB4B17" w:rsidR="755F0BB5" w:rsidRDefault="755F0BB5" w:rsidP="755F0BB5">
      <w:pPr>
        <w:shd w:val="clear" w:color="auto" w:fill="FFFFFF" w:themeFill="background1"/>
        <w:spacing w:after="0" w:line="240" w:lineRule="auto"/>
        <w:rPr>
          <w:rFonts w:ascii="Times New Roman" w:eastAsia="Times New Roman" w:hAnsi="Times New Roman" w:cs="Times New Roman"/>
          <w:color w:val="000000" w:themeColor="text1"/>
        </w:rPr>
      </w:pPr>
    </w:p>
    <w:p w14:paraId="06FFB5C4" w14:textId="5A9030E3" w:rsidR="7827F033" w:rsidRDefault="658A8B72" w:rsidP="000B17D9">
      <w:pPr>
        <w:pStyle w:val="ListParagraph"/>
        <w:numPr>
          <w:ilvl w:val="0"/>
          <w:numId w:val="14"/>
        </w:numPr>
        <w:shd w:val="clear" w:color="auto" w:fill="FFFFFF" w:themeFill="background1"/>
        <w:spacing w:after="0" w:line="240" w:lineRule="auto"/>
        <w:rPr>
          <w:rFonts w:ascii="Times New Roman" w:eastAsia="Times New Roman" w:hAnsi="Times New Roman" w:cs="Times New Roman"/>
          <w:b/>
          <w:bCs/>
          <w:color w:val="000000" w:themeColor="text1"/>
        </w:rPr>
      </w:pPr>
      <w:r w:rsidRPr="6039D19A">
        <w:rPr>
          <w:rFonts w:ascii="Times New Roman" w:eastAsia="Times New Roman" w:hAnsi="Times New Roman" w:cs="Times New Roman"/>
          <w:b/>
          <w:bCs/>
          <w:color w:val="000000" w:themeColor="text1"/>
          <w:sz w:val="28"/>
          <w:szCs w:val="28"/>
        </w:rPr>
        <w:t>Forecasted 4 Quarters’ Balance Sheet</w:t>
      </w:r>
      <w:r w:rsidRPr="6039D19A">
        <w:rPr>
          <w:rFonts w:ascii="Times New Roman" w:eastAsia="Times New Roman" w:hAnsi="Times New Roman" w:cs="Times New Roman"/>
          <w:b/>
          <w:bCs/>
          <w:color w:val="000000" w:themeColor="text1"/>
        </w:rPr>
        <w:t xml:space="preserve"> </w:t>
      </w:r>
    </w:p>
    <w:p w14:paraId="73ED4573" w14:textId="6DFCB1EE" w:rsidR="755F0BB5" w:rsidRDefault="755F0BB5" w:rsidP="755F0BB5">
      <w:pPr>
        <w:shd w:val="clear" w:color="auto" w:fill="FFFFFF" w:themeFill="background1"/>
        <w:spacing w:after="0" w:line="240" w:lineRule="auto"/>
        <w:rPr>
          <w:rFonts w:ascii="Times New Roman" w:eastAsia="Times New Roman" w:hAnsi="Times New Roman" w:cs="Times New Roman"/>
          <w:b/>
          <w:bCs/>
          <w:color w:val="000000" w:themeColor="text1"/>
        </w:rPr>
      </w:pPr>
    </w:p>
    <w:p w14:paraId="1EA3476B" w14:textId="7F491611" w:rsidR="2764F222" w:rsidRDefault="2764F222" w:rsidP="755F0BB5">
      <w:pPr>
        <w:shd w:val="clear" w:color="auto" w:fill="FFFFFF" w:themeFill="background1"/>
        <w:spacing w:after="0" w:line="240" w:lineRule="auto"/>
        <w:rPr>
          <w:rFonts w:ascii="Times New Roman" w:eastAsia="Times New Roman" w:hAnsi="Times New Roman" w:cs="Times New Roman"/>
          <w:color w:val="000000" w:themeColor="text1"/>
        </w:rPr>
      </w:pPr>
      <w:r w:rsidRPr="755F0BB5">
        <w:rPr>
          <w:rFonts w:ascii="Times New Roman" w:eastAsia="Times New Roman" w:hAnsi="Times New Roman" w:cs="Times New Roman"/>
          <w:color w:val="000000" w:themeColor="text1"/>
        </w:rPr>
        <w:t>Balance sheet accounts are forecasted using a combination of sales-driven relationships, trend-based assumptions, and independent account-specific logic.</w:t>
      </w:r>
    </w:p>
    <w:p w14:paraId="768CE5C3" w14:textId="1BFF700B" w:rsidR="4359AF54" w:rsidRDefault="2597B93E" w:rsidP="755F0BB5">
      <w:pPr>
        <w:shd w:val="clear" w:color="auto" w:fill="FFFFFF" w:themeFill="background1"/>
        <w:spacing w:after="0" w:line="240" w:lineRule="auto"/>
        <w:rPr>
          <w:rFonts w:ascii="Times New Roman" w:eastAsia="Times New Roman" w:hAnsi="Times New Roman" w:cs="Times New Roman"/>
          <w:b/>
          <w:bCs/>
          <w:color w:val="000000" w:themeColor="text1"/>
        </w:rPr>
      </w:pPr>
      <w:r>
        <w:rPr>
          <w:noProof/>
        </w:rPr>
        <w:drawing>
          <wp:inline distT="0" distB="0" distL="0" distR="0" wp14:anchorId="4BF2D731" wp14:editId="37969245">
            <wp:extent cx="5908160" cy="3086636"/>
            <wp:effectExtent l="0" t="0" r="0" b="0"/>
            <wp:docPr id="18464050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16534" name=""/>
                    <pic:cNvPicPr/>
                  </pic:nvPicPr>
                  <pic:blipFill>
                    <a:blip r:embed="rId10">
                      <a:extLst>
                        <a:ext uri="{28A0092B-C50C-407E-A947-70E740481C1C}">
                          <a14:useLocalDpi xmlns:a14="http://schemas.microsoft.com/office/drawing/2010/main"/>
                        </a:ext>
                      </a:extLst>
                    </a:blip>
                    <a:stretch>
                      <a:fillRect/>
                    </a:stretch>
                  </pic:blipFill>
                  <pic:spPr>
                    <a:xfrm>
                      <a:off x="0" y="0"/>
                      <a:ext cx="5908160" cy="3086636"/>
                    </a:xfrm>
                    <a:prstGeom prst="rect">
                      <a:avLst/>
                    </a:prstGeom>
                  </pic:spPr>
                </pic:pic>
              </a:graphicData>
            </a:graphic>
          </wp:inline>
        </w:drawing>
      </w:r>
    </w:p>
    <w:p w14:paraId="59EAE005" w14:textId="5A6876A2" w:rsidR="3061DE70" w:rsidRDefault="3061DE70" w:rsidP="3061DE70">
      <w:pPr>
        <w:shd w:val="clear" w:color="auto" w:fill="FFFFFF" w:themeFill="background1"/>
        <w:spacing w:after="0" w:line="240" w:lineRule="auto"/>
        <w:rPr>
          <w:rFonts w:ascii="Times New Roman" w:eastAsia="Times New Roman" w:hAnsi="Times New Roman" w:cs="Times New Roman"/>
          <w:b/>
          <w:color w:val="000000" w:themeColor="text1"/>
        </w:rPr>
      </w:pPr>
    </w:p>
    <w:p w14:paraId="733C4685" w14:textId="35AB07D9" w:rsidR="52128E9D" w:rsidRDefault="52128E9D" w:rsidP="3061DE70">
      <w:pPr>
        <w:shd w:val="clear" w:color="auto" w:fill="FFFFFF" w:themeFill="background1"/>
        <w:spacing w:after="0" w:line="240" w:lineRule="auto"/>
        <w:rPr>
          <w:rFonts w:ascii="Times New Roman" w:eastAsia="Times New Roman" w:hAnsi="Times New Roman" w:cs="Times New Roman"/>
          <w:b/>
          <w:color w:val="000000" w:themeColor="text1"/>
        </w:rPr>
      </w:pPr>
      <w:r w:rsidRPr="73745B76">
        <w:rPr>
          <w:rFonts w:ascii="Times New Roman" w:eastAsia="Times New Roman" w:hAnsi="Times New Roman" w:cs="Times New Roman"/>
          <w:b/>
          <w:color w:val="000000" w:themeColor="text1"/>
        </w:rPr>
        <w:t>(1) Assets</w:t>
      </w:r>
    </w:p>
    <w:p w14:paraId="7EA237B7" w14:textId="39C4CC3B" w:rsidR="3061DE70" w:rsidRDefault="1822848D" w:rsidP="3061DE70">
      <w:pPr>
        <w:shd w:val="clear" w:color="auto" w:fill="FFFFFF" w:themeFill="background1"/>
        <w:spacing w:after="0" w:line="240" w:lineRule="auto"/>
        <w:rPr>
          <w:rFonts w:ascii="Times New Roman" w:eastAsia="Times New Roman" w:hAnsi="Times New Roman" w:cs="Times New Roman"/>
          <w:color w:val="000000" w:themeColor="text1"/>
        </w:rPr>
      </w:pPr>
      <w:r>
        <w:rPr>
          <w:noProof/>
        </w:rPr>
        <w:drawing>
          <wp:inline distT="0" distB="0" distL="0" distR="0" wp14:anchorId="5AC1A6AB" wp14:editId="1C70A27A">
            <wp:extent cx="5895636" cy="1597965"/>
            <wp:effectExtent l="0" t="0" r="0" b="0"/>
            <wp:docPr id="13515820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82007" name=""/>
                    <pic:cNvPicPr/>
                  </pic:nvPicPr>
                  <pic:blipFill>
                    <a:blip r:embed="rId11">
                      <a:extLst>
                        <a:ext uri="{28A0092B-C50C-407E-A947-70E740481C1C}">
                          <a14:useLocalDpi xmlns:a14="http://schemas.microsoft.com/office/drawing/2010/main"/>
                        </a:ext>
                      </a:extLst>
                    </a:blip>
                    <a:stretch>
                      <a:fillRect/>
                    </a:stretch>
                  </pic:blipFill>
                  <pic:spPr>
                    <a:xfrm>
                      <a:off x="0" y="0"/>
                      <a:ext cx="5895636" cy="1597965"/>
                    </a:xfrm>
                    <a:prstGeom prst="rect">
                      <a:avLst/>
                    </a:prstGeom>
                  </pic:spPr>
                </pic:pic>
              </a:graphicData>
            </a:graphic>
          </wp:inline>
        </w:drawing>
      </w:r>
    </w:p>
    <w:p w14:paraId="531AE722" w14:textId="01562647" w:rsidR="2DBADD1A" w:rsidRDefault="2DBADD1A" w:rsidP="2DBADD1A">
      <w:pPr>
        <w:shd w:val="clear" w:color="auto" w:fill="FFFFFF" w:themeFill="background1"/>
        <w:spacing w:after="0" w:line="240" w:lineRule="auto"/>
        <w:rPr>
          <w:rFonts w:ascii="Times New Roman" w:eastAsia="Times New Roman" w:hAnsi="Times New Roman" w:cs="Times New Roman"/>
          <w:color w:val="000000" w:themeColor="text1"/>
        </w:rPr>
      </w:pPr>
    </w:p>
    <w:p w14:paraId="324F0C45" w14:textId="77777777" w:rsidR="0070080F" w:rsidRDefault="0070080F" w:rsidP="2DBADD1A">
      <w:pPr>
        <w:shd w:val="clear" w:color="auto" w:fill="FFFFFF" w:themeFill="background1"/>
        <w:spacing w:after="0" w:line="240" w:lineRule="auto"/>
        <w:rPr>
          <w:rFonts w:ascii="Times New Roman" w:eastAsia="Times New Roman" w:hAnsi="Times New Roman" w:cs="Times New Roman"/>
          <w:color w:val="000000" w:themeColor="text1"/>
        </w:rPr>
      </w:pPr>
    </w:p>
    <w:p w14:paraId="10E1E9CB" w14:textId="2EF6111A" w:rsidR="2DBADD1A" w:rsidRDefault="2DBADD1A" w:rsidP="2DBADD1A">
      <w:pPr>
        <w:shd w:val="clear" w:color="auto" w:fill="FFFFFF" w:themeFill="background1"/>
        <w:spacing w:after="0" w:line="240" w:lineRule="auto"/>
        <w:rPr>
          <w:rFonts w:ascii="Times New Roman" w:eastAsia="Times New Roman" w:hAnsi="Times New Roman" w:cs="Times New Roman"/>
          <w:color w:val="000000" w:themeColor="text1"/>
        </w:rPr>
      </w:pPr>
    </w:p>
    <w:p w14:paraId="688BE2A7" w14:textId="17E7FDEE" w:rsidR="52128E9D" w:rsidRDefault="52128E9D" w:rsidP="000B17D9">
      <w:pPr>
        <w:pStyle w:val="ListParagraph"/>
        <w:numPr>
          <w:ilvl w:val="0"/>
          <w:numId w:val="3"/>
        </w:numPr>
        <w:shd w:val="clear" w:color="auto" w:fill="FFFFFF" w:themeFill="background1"/>
        <w:spacing w:after="240" w:line="240" w:lineRule="auto"/>
        <w:rPr>
          <w:rFonts w:ascii="Times New Roman" w:eastAsia="Times New Roman" w:hAnsi="Times New Roman" w:cs="Times New Roman"/>
          <w:b/>
          <w:color w:val="000000" w:themeColor="text1"/>
        </w:rPr>
      </w:pPr>
      <w:r w:rsidRPr="6039D19A">
        <w:rPr>
          <w:rFonts w:ascii="Times New Roman" w:eastAsia="Times New Roman" w:hAnsi="Times New Roman" w:cs="Times New Roman"/>
          <w:b/>
          <w:color w:val="000000" w:themeColor="text1"/>
        </w:rPr>
        <w:lastRenderedPageBreak/>
        <w:t>Cash and Cash Equivalents</w:t>
      </w:r>
    </w:p>
    <w:p w14:paraId="29C0711D" w14:textId="710703D1" w:rsidR="52128E9D" w:rsidRDefault="52128E9D" w:rsidP="755F0BB5">
      <w:pPr>
        <w:shd w:val="clear" w:color="auto" w:fill="FFFFFF" w:themeFill="background1"/>
        <w:spacing w:after="0" w:line="240" w:lineRule="auto"/>
        <w:jc w:val="both"/>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 xml:space="preserve">Cash balances are </w:t>
      </w:r>
      <w:r w:rsidR="0D3B4821" w:rsidRPr="73745B76">
        <w:rPr>
          <w:rFonts w:ascii="Times New Roman" w:eastAsia="Times New Roman" w:hAnsi="Times New Roman" w:cs="Times New Roman"/>
          <w:color w:val="000000" w:themeColor="text1"/>
        </w:rPr>
        <w:t>assum</w:t>
      </w:r>
      <w:r w:rsidR="5CE05575" w:rsidRPr="73745B76">
        <w:rPr>
          <w:rFonts w:ascii="Times New Roman" w:eastAsia="Times New Roman" w:hAnsi="Times New Roman" w:cs="Times New Roman"/>
          <w:color w:val="000000" w:themeColor="text1"/>
        </w:rPr>
        <w:t xml:space="preserve">ed to </w:t>
      </w:r>
      <w:r w:rsidRPr="3061DE70">
        <w:rPr>
          <w:rFonts w:ascii="Times New Roman" w:eastAsia="Times New Roman" w:hAnsi="Times New Roman" w:cs="Times New Roman"/>
          <w:color w:val="000000" w:themeColor="text1"/>
        </w:rPr>
        <w:t xml:space="preserve">remain relatively stable across the projected </w:t>
      </w:r>
      <w:r w:rsidR="7091F025" w:rsidRPr="73745B76">
        <w:rPr>
          <w:rFonts w:ascii="Times New Roman" w:eastAsia="Times New Roman" w:hAnsi="Times New Roman" w:cs="Times New Roman"/>
          <w:color w:val="000000" w:themeColor="text1"/>
        </w:rPr>
        <w:t>timeframe</w:t>
      </w:r>
      <w:r w:rsidR="5CE05575" w:rsidRPr="73745B76">
        <w:rPr>
          <w:rFonts w:ascii="Times New Roman" w:eastAsia="Times New Roman" w:hAnsi="Times New Roman" w:cs="Times New Roman"/>
          <w:color w:val="000000" w:themeColor="text1"/>
        </w:rPr>
        <w:t>.</w:t>
      </w:r>
      <w:r w:rsidRPr="3061DE70">
        <w:rPr>
          <w:rFonts w:ascii="Times New Roman" w:eastAsia="Times New Roman" w:hAnsi="Times New Roman" w:cs="Times New Roman"/>
          <w:color w:val="000000" w:themeColor="text1"/>
        </w:rPr>
        <w:t xml:space="preserve"> While PayPal continues to generate positive operating cash flows, excess liquidity is assumed to be partially redeployed toward restructuring costs, infrastructure optimization, and share repurchase activity rather than accumulating the balance sheet. As a result, cash is modeled conservatively without assuming material buildup (PayPal Form 10-Q, 2025).</w:t>
      </w:r>
    </w:p>
    <w:p w14:paraId="474CEB5A" w14:textId="25ED87C1" w:rsidR="52128E9D" w:rsidRDefault="52128E9D" w:rsidP="3061DE70">
      <w:pPr>
        <w:shd w:val="clear" w:color="auto" w:fill="FFFFFF" w:themeFill="background1"/>
        <w:spacing w:after="0" w:line="240" w:lineRule="auto"/>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 xml:space="preserve"> </w:t>
      </w:r>
    </w:p>
    <w:p w14:paraId="26853357" w14:textId="20B98BBA" w:rsidR="52128E9D" w:rsidRDefault="52128E9D" w:rsidP="000B17D9">
      <w:pPr>
        <w:pStyle w:val="ListParagraph"/>
        <w:numPr>
          <w:ilvl w:val="0"/>
          <w:numId w:val="3"/>
        </w:numPr>
        <w:shd w:val="clear" w:color="auto" w:fill="FFFFFF" w:themeFill="background1"/>
        <w:spacing w:after="240" w:line="240" w:lineRule="auto"/>
        <w:rPr>
          <w:rFonts w:ascii="Times New Roman" w:eastAsia="Times New Roman" w:hAnsi="Times New Roman" w:cs="Times New Roman"/>
          <w:b/>
          <w:color w:val="000000" w:themeColor="text1"/>
        </w:rPr>
      </w:pPr>
      <w:r w:rsidRPr="73745B76">
        <w:rPr>
          <w:rFonts w:ascii="Times New Roman" w:eastAsia="Times New Roman" w:hAnsi="Times New Roman" w:cs="Times New Roman"/>
          <w:b/>
          <w:color w:val="000000" w:themeColor="text1"/>
        </w:rPr>
        <w:t>Marketable Securities</w:t>
      </w:r>
    </w:p>
    <w:p w14:paraId="529C4594" w14:textId="1B2B61E3" w:rsidR="0C65ED9B" w:rsidRDefault="0C65ED9B" w:rsidP="73745B76">
      <w:pPr>
        <w:shd w:val="clear" w:color="auto" w:fill="FFFFFF" w:themeFill="background1"/>
        <w:spacing w:after="0" w:line="240" w:lineRule="auto"/>
        <w:jc w:val="both"/>
        <w:rPr>
          <w:rFonts w:ascii="Times New Roman" w:eastAsia="Times New Roman" w:hAnsi="Times New Roman" w:cs="Times New Roman"/>
          <w:color w:val="000000" w:themeColor="text1"/>
        </w:rPr>
      </w:pPr>
      <w:r w:rsidRPr="2DBADD1A">
        <w:rPr>
          <w:rFonts w:ascii="Times New Roman" w:eastAsia="Times New Roman" w:hAnsi="Times New Roman" w:cs="Times New Roman"/>
          <w:color w:val="000000" w:themeColor="text1"/>
        </w:rPr>
        <w:t>Marketable securities are expected to decline gradually from around 20% to approximately 15% of total assets over the forecast period, reflecting PayPal’s approach of reallocating excess liquidity toward internal investment needs and shareholder returns rather than maintaining elevated short-term investment balances. The decline is modeled gradually across quarters to remain consistent with PayPal’s historical liquidity management practices and avoid assuming abrupt portfolio reallocation (PayPal Form 10-Q, 2025; Carlsen, 2025).</w:t>
      </w:r>
    </w:p>
    <w:p w14:paraId="52DDB3AA" w14:textId="5FDFCB21" w:rsidR="3061DE70" w:rsidRDefault="3061DE70" w:rsidP="755F0BB5">
      <w:pPr>
        <w:shd w:val="clear" w:color="auto" w:fill="FFFFFF" w:themeFill="background1"/>
        <w:spacing w:after="0" w:line="240" w:lineRule="auto"/>
        <w:jc w:val="both"/>
        <w:rPr>
          <w:rFonts w:ascii="Times New Roman" w:eastAsia="Times New Roman" w:hAnsi="Times New Roman" w:cs="Times New Roman"/>
          <w:color w:val="000000" w:themeColor="text1"/>
        </w:rPr>
      </w:pPr>
    </w:p>
    <w:p w14:paraId="33174736" w14:textId="693880EF" w:rsidR="52128E9D" w:rsidRDefault="52128E9D" w:rsidP="000B17D9">
      <w:pPr>
        <w:pStyle w:val="ListParagraph"/>
        <w:numPr>
          <w:ilvl w:val="0"/>
          <w:numId w:val="3"/>
        </w:numPr>
        <w:shd w:val="clear" w:color="auto" w:fill="FFFFFF" w:themeFill="background1"/>
        <w:spacing w:after="240" w:line="240" w:lineRule="auto"/>
        <w:jc w:val="both"/>
        <w:rPr>
          <w:rFonts w:ascii="Times New Roman" w:eastAsia="Times New Roman" w:hAnsi="Times New Roman" w:cs="Times New Roman"/>
          <w:b/>
          <w:color w:val="000000" w:themeColor="text1"/>
        </w:rPr>
      </w:pPr>
      <w:r w:rsidRPr="6039D19A">
        <w:rPr>
          <w:rFonts w:ascii="Times New Roman" w:eastAsia="Times New Roman" w:hAnsi="Times New Roman" w:cs="Times New Roman"/>
          <w:b/>
          <w:color w:val="000000" w:themeColor="text1"/>
        </w:rPr>
        <w:t>Accounts Receivable</w:t>
      </w:r>
    </w:p>
    <w:p w14:paraId="40214A6A" w14:textId="03FFCD45" w:rsidR="6D6686E6" w:rsidRDefault="6D6686E6" w:rsidP="755F0BB5">
      <w:pPr>
        <w:shd w:val="clear" w:color="auto" w:fill="FFFFFF" w:themeFill="background1"/>
        <w:spacing w:after="0" w:line="240" w:lineRule="auto"/>
        <w:jc w:val="both"/>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Accounts receivable remains relatively stable at approximately 11</w:t>
      </w:r>
      <w:r w:rsidR="72A3335B" w:rsidRPr="73745B76">
        <w:rPr>
          <w:rFonts w:ascii="Times New Roman" w:eastAsia="Times New Roman" w:hAnsi="Times New Roman" w:cs="Times New Roman"/>
          <w:color w:val="000000" w:themeColor="text1"/>
        </w:rPr>
        <w:t xml:space="preserve"> to </w:t>
      </w:r>
      <w:r w:rsidRPr="3061DE70">
        <w:rPr>
          <w:rFonts w:ascii="Times New Roman" w:eastAsia="Times New Roman" w:hAnsi="Times New Roman" w:cs="Times New Roman"/>
          <w:color w:val="000000" w:themeColor="text1"/>
        </w:rPr>
        <w:t>12% of sales, reflecting consistent merchant settlement timing and no assumed changes in PayPal’s credit policies. Receivables therefore scale proportionally with revenue growth rather than exhibiting independent volatility (Yahoo Finance, 2025).</w:t>
      </w:r>
    </w:p>
    <w:p w14:paraId="40BA2618" w14:textId="5D602392" w:rsidR="52128E9D" w:rsidRDefault="52128E9D" w:rsidP="3061DE70">
      <w:pPr>
        <w:shd w:val="clear" w:color="auto" w:fill="FFFFFF" w:themeFill="background1"/>
        <w:spacing w:after="0" w:line="240" w:lineRule="auto"/>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 xml:space="preserve"> </w:t>
      </w:r>
    </w:p>
    <w:p w14:paraId="3506C69C" w14:textId="0BC79C49" w:rsidR="52128E9D" w:rsidRDefault="52128E9D" w:rsidP="000B17D9">
      <w:pPr>
        <w:pStyle w:val="ListParagraph"/>
        <w:numPr>
          <w:ilvl w:val="0"/>
          <w:numId w:val="3"/>
        </w:numPr>
        <w:shd w:val="clear" w:color="auto" w:fill="FFFFFF" w:themeFill="background1"/>
        <w:spacing w:after="240" w:line="240" w:lineRule="auto"/>
        <w:rPr>
          <w:rFonts w:ascii="Times New Roman" w:eastAsia="Times New Roman" w:hAnsi="Times New Roman" w:cs="Times New Roman"/>
          <w:b/>
          <w:color w:val="000000" w:themeColor="text1"/>
        </w:rPr>
      </w:pPr>
      <w:r w:rsidRPr="6039D19A">
        <w:rPr>
          <w:rFonts w:ascii="Times New Roman" w:eastAsia="Times New Roman" w:hAnsi="Times New Roman" w:cs="Times New Roman"/>
          <w:b/>
          <w:color w:val="000000" w:themeColor="text1"/>
        </w:rPr>
        <w:t>Loans Receivable</w:t>
      </w:r>
    </w:p>
    <w:p w14:paraId="77664169" w14:textId="639F24D3" w:rsidR="52128E9D" w:rsidRDefault="52128E9D" w:rsidP="755F0BB5">
      <w:pPr>
        <w:shd w:val="clear" w:color="auto" w:fill="FFFFFF" w:themeFill="background1"/>
        <w:spacing w:after="0" w:line="240" w:lineRule="auto"/>
        <w:jc w:val="both"/>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Loans receivable decline slightly as a percentage of total assets over the forecast period. This reflects PayPal’s continued tightening of underwriting standards and a more cautious approach to credit exposure in response to macroeconomic uncertainty. Growth in credit products is therefore assumed to remain controlled rather than expansionary (</w:t>
      </w:r>
      <w:r w:rsidR="64A1C519" w:rsidRPr="755F0BB5">
        <w:rPr>
          <w:rFonts w:ascii="Times New Roman" w:eastAsia="Times New Roman" w:hAnsi="Times New Roman" w:cs="Times New Roman"/>
          <w:color w:val="000000" w:themeColor="text1"/>
        </w:rPr>
        <w:t>Simply Wall St.,</w:t>
      </w:r>
      <w:r w:rsidR="78C0F3BA" w:rsidRPr="755F0BB5">
        <w:rPr>
          <w:rFonts w:ascii="Times New Roman" w:eastAsia="Times New Roman" w:hAnsi="Times New Roman" w:cs="Times New Roman"/>
          <w:color w:val="000000" w:themeColor="text1"/>
        </w:rPr>
        <w:t xml:space="preserve"> 2025).</w:t>
      </w:r>
    </w:p>
    <w:p w14:paraId="7FC062F0" w14:textId="5E5CD090" w:rsidR="52128E9D" w:rsidRDefault="52128E9D" w:rsidP="3061DE70">
      <w:pPr>
        <w:shd w:val="clear" w:color="auto" w:fill="FFFFFF" w:themeFill="background1"/>
        <w:spacing w:after="0" w:line="240" w:lineRule="auto"/>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 xml:space="preserve"> </w:t>
      </w:r>
    </w:p>
    <w:sdt>
      <w:sdtPr>
        <w:tag w:val="tii-similarity-SU5URVJORVRfYmlzeGJhaGFtYXMuY29t"/>
        <w:id w:val="1309932536"/>
        <w:placeholder>
          <w:docPart w:val="4AEDFECD7D1D9D498F53180CAB2812B1"/>
        </w:placeholder>
        <w15:appearance w15:val="hidden"/>
      </w:sdtPr>
      <w:sdtEndPr/>
      <w:sdtContent>
        <w:p w14:paraId="518FB423" w14:textId="1DE43560" w:rsidR="52128E9D" w:rsidRDefault="52128E9D" w:rsidP="000B17D9">
          <w:pPr>
            <w:pStyle w:val="ListParagraph"/>
            <w:numPr>
              <w:ilvl w:val="0"/>
              <w:numId w:val="3"/>
            </w:numPr>
            <w:shd w:val="clear" w:color="auto" w:fill="FFFFFF" w:themeFill="background1"/>
            <w:spacing w:after="240" w:line="240" w:lineRule="auto"/>
            <w:rPr>
              <w:rFonts w:ascii="Times New Roman" w:eastAsia="Times New Roman" w:hAnsi="Times New Roman" w:cs="Times New Roman"/>
              <w:b/>
              <w:color w:val="000000" w:themeColor="text1"/>
            </w:rPr>
          </w:pPr>
          <w:r w:rsidRPr="2DBADD1A">
            <w:rPr>
              <w:rFonts w:ascii="Times New Roman" w:eastAsia="Times New Roman" w:hAnsi="Times New Roman" w:cs="Times New Roman"/>
              <w:b/>
              <w:color w:val="000000" w:themeColor="text1"/>
            </w:rPr>
            <w:t>Property, Plant, and Equipment (Net)</w:t>
          </w:r>
        </w:p>
      </w:sdtContent>
    </w:sdt>
    <w:p w14:paraId="4D91BF45" w14:textId="13478D1F" w:rsidR="0DE6F5B7" w:rsidRDefault="00AC1917" w:rsidP="755F0BB5">
      <w:pPr>
        <w:shd w:val="clear" w:color="auto" w:fill="FFFFFF" w:themeFill="background1"/>
        <w:spacing w:after="0" w:line="240" w:lineRule="auto"/>
        <w:jc w:val="both"/>
        <w:rPr>
          <w:rFonts w:ascii="Times New Roman" w:eastAsia="Times New Roman" w:hAnsi="Times New Roman" w:cs="Times New Roman"/>
          <w:color w:val="000000" w:themeColor="text1"/>
        </w:rPr>
      </w:pPr>
      <w:sdt>
        <w:sdtPr>
          <w:tag w:val="tii-similarity-SU5URVJORVRfYmlzeGJhaGFtYXMuY29t"/>
          <w:id w:val="275501464"/>
          <w:placeholder>
            <w:docPart w:val="5314DA804EA4E7449B7BAAFB3C797673"/>
          </w:placeholder>
          <w15:appearance w15:val="hidden"/>
        </w:sdtPr>
        <w:sdtEndPr/>
        <w:sdtContent>
          <w:r w:rsidR="18DF2536" w:rsidRPr="2DBADD1A">
            <w:rPr>
              <w:rFonts w:ascii="Times New Roman" w:eastAsia="Times New Roman" w:hAnsi="Times New Roman" w:cs="Times New Roman"/>
              <w:color w:val="000000" w:themeColor="text1"/>
            </w:rPr>
            <w:t>Net property, plant, and equipment are</w:t>
          </w:r>
        </w:sdtContent>
      </w:sdt>
      <w:r w:rsidR="18DF2536" w:rsidRPr="2DBADD1A">
        <w:rPr>
          <w:rFonts w:ascii="Times New Roman" w:eastAsia="Times New Roman" w:hAnsi="Times New Roman" w:cs="Times New Roman"/>
          <w:color w:val="000000" w:themeColor="text1"/>
        </w:rPr>
        <w:t xml:space="preserve"> expected to increase slightly over the forecasted quarters. This assumption is based on PayPal’s historical capital expenditure patterns in its recent SEC filings, which show continued but steady investment behavior in technology infrastructure to support platform operations. As a result, capital expenditures are assumed to remain stable and focused on maintaining platform reliability and efficiency (PayPal Form 10-K, 2024; PayPal Form 10-Q, 2025).</w:t>
      </w:r>
    </w:p>
    <w:p w14:paraId="009C0031" w14:textId="1D770913" w:rsidR="52128E9D" w:rsidRDefault="52128E9D" w:rsidP="3061DE70">
      <w:pPr>
        <w:shd w:val="clear" w:color="auto" w:fill="FFFFFF" w:themeFill="background1"/>
        <w:spacing w:after="0" w:line="240" w:lineRule="auto"/>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 xml:space="preserve"> </w:t>
      </w:r>
    </w:p>
    <w:p w14:paraId="4AD7BEB6" w14:textId="19CAC8C5" w:rsidR="52128E9D" w:rsidRDefault="52128E9D" w:rsidP="000B17D9">
      <w:pPr>
        <w:pStyle w:val="ListParagraph"/>
        <w:numPr>
          <w:ilvl w:val="0"/>
          <w:numId w:val="3"/>
        </w:numPr>
        <w:shd w:val="clear" w:color="auto" w:fill="FFFFFF" w:themeFill="background1"/>
        <w:spacing w:after="240" w:line="240" w:lineRule="auto"/>
        <w:rPr>
          <w:rFonts w:ascii="Times New Roman" w:eastAsia="Times New Roman" w:hAnsi="Times New Roman" w:cs="Times New Roman"/>
          <w:b/>
          <w:color w:val="000000" w:themeColor="text1"/>
        </w:rPr>
      </w:pPr>
      <w:r w:rsidRPr="6039D19A">
        <w:rPr>
          <w:rFonts w:ascii="Times New Roman" w:eastAsia="Times New Roman" w:hAnsi="Times New Roman" w:cs="Times New Roman"/>
          <w:b/>
          <w:color w:val="000000" w:themeColor="text1"/>
        </w:rPr>
        <w:t>Other Long-Term and Non-Current Assets</w:t>
      </w:r>
    </w:p>
    <w:p w14:paraId="6988C798" w14:textId="644127C4" w:rsidR="0E613EC5" w:rsidRDefault="0E613EC5" w:rsidP="2DBADD1A">
      <w:pPr>
        <w:shd w:val="clear" w:color="auto" w:fill="FFFFFF" w:themeFill="background1"/>
        <w:spacing w:after="0" w:line="240" w:lineRule="auto"/>
        <w:jc w:val="both"/>
        <w:rPr>
          <w:rFonts w:ascii="Times New Roman" w:eastAsia="Times New Roman" w:hAnsi="Times New Roman" w:cs="Times New Roman"/>
          <w:color w:val="000000" w:themeColor="text1"/>
        </w:rPr>
      </w:pPr>
      <w:r w:rsidRPr="2DBADD1A">
        <w:rPr>
          <w:rFonts w:ascii="Times New Roman" w:eastAsia="Times New Roman" w:hAnsi="Times New Roman" w:cs="Times New Roman"/>
          <w:color w:val="000000" w:themeColor="text1"/>
        </w:rPr>
        <w:t xml:space="preserve">Other </w:t>
      </w:r>
      <w:sdt>
        <w:sdtPr>
          <w:tag w:val="tii-similarity-SU5URVJORVRfd3d3LnczdGVjaHRpcHMuY29t"/>
          <w:id w:val="336370884"/>
          <w:placeholder>
            <w:docPart w:val="721D76FFACF11F4C9954ED2E8A97F250"/>
          </w:placeholder>
          <w15:appearance w15:val="hidden"/>
        </w:sdtPr>
        <w:sdtEndPr/>
        <w:sdtContent>
          <w:r w:rsidRPr="2DBADD1A">
            <w:rPr>
              <w:rFonts w:ascii="Times New Roman" w:eastAsia="Times New Roman" w:hAnsi="Times New Roman" w:cs="Times New Roman"/>
              <w:color w:val="000000" w:themeColor="text1"/>
            </w:rPr>
            <w:t>non-current assets are</w:t>
          </w:r>
        </w:sdtContent>
      </w:sdt>
      <w:r w:rsidRPr="2DBADD1A">
        <w:rPr>
          <w:rFonts w:ascii="Times New Roman" w:eastAsia="Times New Roman" w:hAnsi="Times New Roman" w:cs="Times New Roman"/>
          <w:color w:val="000000" w:themeColor="text1"/>
        </w:rPr>
        <w:t xml:space="preserve"> also assumed to remain relatively stable over the quarters, since there are no major acquisitions or asset reclassifications stated in PayPal’s recent financial report. These </w:t>
      </w:r>
      <w:r w:rsidRPr="2DBADD1A">
        <w:rPr>
          <w:rFonts w:ascii="Times New Roman" w:eastAsia="Times New Roman" w:hAnsi="Times New Roman" w:cs="Times New Roman"/>
          <w:color w:val="000000" w:themeColor="text1"/>
        </w:rPr>
        <w:lastRenderedPageBreak/>
        <w:t>balances follow PayPal’s historical trend and are therefore not modeled as a primary driver of balance sheet growth in the forecast (PayPal Form 10-K, 2024).</w:t>
      </w:r>
    </w:p>
    <w:p w14:paraId="09C32977" w14:textId="6D5F6719" w:rsidR="3061DE70" w:rsidRDefault="3061DE70" w:rsidP="3061DE70">
      <w:pPr>
        <w:shd w:val="clear" w:color="auto" w:fill="FFFFFF" w:themeFill="background1"/>
        <w:spacing w:after="0" w:line="240" w:lineRule="auto"/>
        <w:rPr>
          <w:rFonts w:ascii="Times New Roman" w:eastAsia="Times New Roman" w:hAnsi="Times New Roman" w:cs="Times New Roman"/>
          <w:color w:val="000000" w:themeColor="text1"/>
        </w:rPr>
      </w:pPr>
    </w:p>
    <w:p w14:paraId="6350366F" w14:textId="79E7813B" w:rsidR="634FA5EF" w:rsidRDefault="634FA5EF" w:rsidP="3061DE70">
      <w:pPr>
        <w:shd w:val="clear" w:color="auto" w:fill="FFFFFF" w:themeFill="background1"/>
        <w:spacing w:after="0" w:line="240" w:lineRule="auto"/>
        <w:rPr>
          <w:rFonts w:ascii="Times New Roman" w:eastAsia="Times New Roman" w:hAnsi="Times New Roman" w:cs="Times New Roman"/>
          <w:b/>
          <w:color w:val="000000" w:themeColor="text1"/>
        </w:rPr>
      </w:pPr>
      <w:r w:rsidRPr="2DBADD1A">
        <w:rPr>
          <w:rFonts w:ascii="Times New Roman" w:eastAsia="Times New Roman" w:hAnsi="Times New Roman" w:cs="Times New Roman"/>
          <w:b/>
          <w:color w:val="000000" w:themeColor="text1"/>
        </w:rPr>
        <w:t>(2) Liabilities</w:t>
      </w:r>
    </w:p>
    <w:p w14:paraId="3E4523EE" w14:textId="6E3E487C" w:rsidR="634FA5EF" w:rsidRDefault="634FA5EF" w:rsidP="3061DE70">
      <w:pPr>
        <w:shd w:val="clear" w:color="auto" w:fill="FFFFFF" w:themeFill="background1"/>
        <w:spacing w:after="0" w:line="240" w:lineRule="auto"/>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 xml:space="preserve"> </w:t>
      </w:r>
      <w:r w:rsidR="529D73D5">
        <w:rPr>
          <w:noProof/>
        </w:rPr>
        <w:drawing>
          <wp:inline distT="0" distB="0" distL="0" distR="0" wp14:anchorId="2B13A67B" wp14:editId="47B1FC29">
            <wp:extent cx="5991225" cy="1046544"/>
            <wp:effectExtent l="0" t="0" r="0" b="0"/>
            <wp:docPr id="10871656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65653" name=""/>
                    <pic:cNvPicPr/>
                  </pic:nvPicPr>
                  <pic:blipFill>
                    <a:blip r:embed="rId12">
                      <a:extLst>
                        <a:ext uri="{28A0092B-C50C-407E-A947-70E740481C1C}">
                          <a14:useLocalDpi xmlns:a14="http://schemas.microsoft.com/office/drawing/2010/main"/>
                        </a:ext>
                      </a:extLst>
                    </a:blip>
                    <a:stretch>
                      <a:fillRect/>
                    </a:stretch>
                  </pic:blipFill>
                  <pic:spPr>
                    <a:xfrm>
                      <a:off x="0" y="0"/>
                      <a:ext cx="5991225" cy="1046544"/>
                    </a:xfrm>
                    <a:prstGeom prst="rect">
                      <a:avLst/>
                    </a:prstGeom>
                  </pic:spPr>
                </pic:pic>
              </a:graphicData>
            </a:graphic>
          </wp:inline>
        </w:drawing>
      </w:r>
    </w:p>
    <w:p w14:paraId="03A3D4D4" w14:textId="661D83EF" w:rsidR="32E9FDA4" w:rsidRDefault="32E9FDA4" w:rsidP="000B17D9">
      <w:pPr>
        <w:pStyle w:val="ListParagraph"/>
        <w:numPr>
          <w:ilvl w:val="0"/>
          <w:numId w:val="2"/>
        </w:numPr>
        <w:shd w:val="clear" w:color="auto" w:fill="FFFFFF" w:themeFill="background1"/>
        <w:spacing w:after="240" w:line="240" w:lineRule="auto"/>
        <w:rPr>
          <w:rFonts w:ascii="Times New Roman" w:eastAsia="Times New Roman" w:hAnsi="Times New Roman" w:cs="Times New Roman"/>
          <w:b/>
          <w:color w:val="000000" w:themeColor="text1"/>
        </w:rPr>
      </w:pPr>
      <w:r w:rsidRPr="6039D19A">
        <w:rPr>
          <w:rFonts w:ascii="Times New Roman" w:eastAsia="Times New Roman" w:hAnsi="Times New Roman" w:cs="Times New Roman"/>
          <w:b/>
          <w:color w:val="000000" w:themeColor="text1"/>
        </w:rPr>
        <w:t>Accounts Payable and Accrued Expenses</w:t>
      </w:r>
    </w:p>
    <w:p w14:paraId="490B3FED" w14:textId="3075FA51" w:rsidR="32E9FDA4" w:rsidRDefault="32E9FDA4" w:rsidP="755F0BB5">
      <w:pPr>
        <w:shd w:val="clear" w:color="auto" w:fill="FFFFFF" w:themeFill="background1"/>
        <w:spacing w:after="0" w:line="240" w:lineRule="auto"/>
        <w:jc w:val="both"/>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 xml:space="preserve">Accounts payable and accrued expenses are </w:t>
      </w:r>
      <w:r w:rsidR="78E659A6" w:rsidRPr="73745B76">
        <w:rPr>
          <w:rFonts w:ascii="Times New Roman" w:eastAsia="Times New Roman" w:hAnsi="Times New Roman" w:cs="Times New Roman"/>
          <w:color w:val="000000" w:themeColor="text1"/>
        </w:rPr>
        <w:t>exp</w:t>
      </w:r>
      <w:r w:rsidR="56D6D1F0" w:rsidRPr="73745B76">
        <w:rPr>
          <w:rFonts w:ascii="Times New Roman" w:eastAsia="Times New Roman" w:hAnsi="Times New Roman" w:cs="Times New Roman"/>
          <w:color w:val="000000" w:themeColor="text1"/>
        </w:rPr>
        <w:t>ected</w:t>
      </w:r>
      <w:r w:rsidRPr="3061DE70">
        <w:rPr>
          <w:rFonts w:ascii="Times New Roman" w:eastAsia="Times New Roman" w:hAnsi="Times New Roman" w:cs="Times New Roman"/>
          <w:color w:val="000000" w:themeColor="text1"/>
        </w:rPr>
        <w:t xml:space="preserve"> to remain </w:t>
      </w:r>
      <w:r w:rsidR="16068866" w:rsidRPr="73745B76">
        <w:rPr>
          <w:rFonts w:ascii="Times New Roman" w:eastAsia="Times New Roman" w:hAnsi="Times New Roman" w:cs="Times New Roman"/>
          <w:color w:val="000000" w:themeColor="text1"/>
        </w:rPr>
        <w:t>constant with the</w:t>
      </w:r>
      <w:r w:rsidRPr="3061DE70">
        <w:rPr>
          <w:rFonts w:ascii="Times New Roman" w:eastAsia="Times New Roman" w:hAnsi="Times New Roman" w:cs="Times New Roman"/>
          <w:color w:val="000000" w:themeColor="text1"/>
        </w:rPr>
        <w:t xml:space="preserve"> operating activity. Accrued expenses </w:t>
      </w:r>
      <w:r w:rsidR="56D6D1F0" w:rsidRPr="73745B76">
        <w:rPr>
          <w:rFonts w:ascii="Times New Roman" w:eastAsia="Times New Roman" w:hAnsi="Times New Roman" w:cs="Times New Roman"/>
          <w:color w:val="000000" w:themeColor="text1"/>
        </w:rPr>
        <w:t>dec</w:t>
      </w:r>
      <w:r w:rsidR="7FA91734" w:rsidRPr="73745B76">
        <w:rPr>
          <w:rFonts w:ascii="Times New Roman" w:eastAsia="Times New Roman" w:hAnsi="Times New Roman" w:cs="Times New Roman"/>
          <w:color w:val="000000" w:themeColor="text1"/>
        </w:rPr>
        <w:t>reas</w:t>
      </w:r>
      <w:r w:rsidR="56D6D1F0" w:rsidRPr="73745B76">
        <w:rPr>
          <w:rFonts w:ascii="Times New Roman" w:eastAsia="Times New Roman" w:hAnsi="Times New Roman" w:cs="Times New Roman"/>
          <w:color w:val="000000" w:themeColor="text1"/>
        </w:rPr>
        <w:t>e</w:t>
      </w:r>
      <w:r w:rsidRPr="3061DE70">
        <w:rPr>
          <w:rFonts w:ascii="Times New Roman" w:eastAsia="Times New Roman" w:hAnsi="Times New Roman" w:cs="Times New Roman"/>
          <w:color w:val="000000" w:themeColor="text1"/>
        </w:rPr>
        <w:t xml:space="preserve"> slightly as restructuring initiatives </w:t>
      </w:r>
      <w:r w:rsidR="2DB60B9D" w:rsidRPr="73745B76">
        <w:rPr>
          <w:rFonts w:ascii="Times New Roman" w:eastAsia="Times New Roman" w:hAnsi="Times New Roman" w:cs="Times New Roman"/>
          <w:color w:val="000000" w:themeColor="text1"/>
        </w:rPr>
        <w:t xml:space="preserve">could potentially </w:t>
      </w:r>
      <w:r w:rsidRPr="3061DE70">
        <w:rPr>
          <w:rFonts w:ascii="Times New Roman" w:eastAsia="Times New Roman" w:hAnsi="Times New Roman" w:cs="Times New Roman"/>
          <w:color w:val="000000" w:themeColor="text1"/>
        </w:rPr>
        <w:t xml:space="preserve">reduce compensation-related liabilities over time, while payables </w:t>
      </w:r>
      <w:r w:rsidR="7408007A" w:rsidRPr="73745B76">
        <w:rPr>
          <w:rFonts w:ascii="Times New Roman" w:eastAsia="Times New Roman" w:hAnsi="Times New Roman" w:cs="Times New Roman"/>
          <w:color w:val="000000" w:themeColor="text1"/>
        </w:rPr>
        <w:t xml:space="preserve">could </w:t>
      </w:r>
      <w:r w:rsidRPr="3061DE70">
        <w:rPr>
          <w:rFonts w:ascii="Times New Roman" w:eastAsia="Times New Roman" w:hAnsi="Times New Roman" w:cs="Times New Roman"/>
          <w:color w:val="000000" w:themeColor="text1"/>
        </w:rPr>
        <w:t>continue to scale with operating volume without material changes in payment terms (</w:t>
      </w:r>
      <w:r w:rsidR="5E4028A9" w:rsidRPr="73745B76">
        <w:rPr>
          <w:rFonts w:ascii="Times New Roman" w:eastAsia="Times New Roman" w:hAnsi="Times New Roman" w:cs="Times New Roman"/>
          <w:color w:val="000000" w:themeColor="text1"/>
        </w:rPr>
        <w:t>Kennedy</w:t>
      </w:r>
      <w:r w:rsidRPr="3061DE70">
        <w:rPr>
          <w:rFonts w:ascii="Times New Roman" w:eastAsia="Times New Roman" w:hAnsi="Times New Roman" w:cs="Times New Roman"/>
          <w:color w:val="000000" w:themeColor="text1"/>
        </w:rPr>
        <w:t>, 2025).</w:t>
      </w:r>
    </w:p>
    <w:p w14:paraId="698A1C81" w14:textId="634A910E" w:rsidR="32E9FDA4" w:rsidRDefault="32E9FDA4" w:rsidP="3061DE70">
      <w:pPr>
        <w:shd w:val="clear" w:color="auto" w:fill="FFFFFF" w:themeFill="background1"/>
        <w:spacing w:after="0" w:line="240" w:lineRule="auto"/>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 xml:space="preserve"> </w:t>
      </w:r>
    </w:p>
    <w:p w14:paraId="6DFD3557" w14:textId="50CDAB40" w:rsidR="32E9FDA4" w:rsidRDefault="32E9FDA4" w:rsidP="000B17D9">
      <w:pPr>
        <w:pStyle w:val="ListParagraph"/>
        <w:numPr>
          <w:ilvl w:val="0"/>
          <w:numId w:val="2"/>
        </w:numPr>
        <w:shd w:val="clear" w:color="auto" w:fill="FFFFFF" w:themeFill="background1"/>
        <w:spacing w:after="240" w:line="240" w:lineRule="auto"/>
        <w:rPr>
          <w:rFonts w:ascii="Times New Roman" w:eastAsia="Times New Roman" w:hAnsi="Times New Roman" w:cs="Times New Roman"/>
          <w:b/>
          <w:color w:val="000000" w:themeColor="text1"/>
        </w:rPr>
      </w:pPr>
      <w:r w:rsidRPr="6039D19A">
        <w:rPr>
          <w:rFonts w:ascii="Times New Roman" w:eastAsia="Times New Roman" w:hAnsi="Times New Roman" w:cs="Times New Roman"/>
          <w:b/>
          <w:color w:val="000000" w:themeColor="text1"/>
        </w:rPr>
        <w:t>Funds Payable and Amounts Due to Customers</w:t>
      </w:r>
    </w:p>
    <w:p w14:paraId="7B22CF81" w14:textId="6E81ED69" w:rsidR="32E9FDA4" w:rsidRDefault="32E9FDA4" w:rsidP="755F0BB5">
      <w:pPr>
        <w:shd w:val="clear" w:color="auto" w:fill="FFFFFF" w:themeFill="background1"/>
        <w:spacing w:after="0" w:line="240" w:lineRule="auto"/>
        <w:jc w:val="both"/>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 xml:space="preserve">Funds payable and amounts due to customers </w:t>
      </w:r>
      <w:r w:rsidR="63923E01" w:rsidRPr="73745B76">
        <w:rPr>
          <w:rFonts w:ascii="Times New Roman" w:eastAsia="Times New Roman" w:hAnsi="Times New Roman" w:cs="Times New Roman"/>
          <w:color w:val="000000" w:themeColor="text1"/>
        </w:rPr>
        <w:t>are</w:t>
      </w:r>
      <w:r w:rsidR="56D6D1F0" w:rsidRPr="73745B76">
        <w:rPr>
          <w:rFonts w:ascii="Times New Roman" w:eastAsia="Times New Roman" w:hAnsi="Times New Roman" w:cs="Times New Roman"/>
          <w:color w:val="000000" w:themeColor="text1"/>
        </w:rPr>
        <w:t xml:space="preserve"> </w:t>
      </w:r>
      <w:r w:rsidR="161383AC" w:rsidRPr="73745B76">
        <w:rPr>
          <w:rFonts w:ascii="Times New Roman" w:eastAsia="Times New Roman" w:hAnsi="Times New Roman" w:cs="Times New Roman"/>
          <w:color w:val="000000" w:themeColor="text1"/>
        </w:rPr>
        <w:t>assumed</w:t>
      </w:r>
      <w:r w:rsidRPr="3061DE70">
        <w:rPr>
          <w:rFonts w:ascii="Times New Roman" w:eastAsia="Times New Roman" w:hAnsi="Times New Roman" w:cs="Times New Roman"/>
          <w:color w:val="000000" w:themeColor="text1"/>
        </w:rPr>
        <w:t xml:space="preserve"> to </w:t>
      </w:r>
      <w:r w:rsidR="563BE185" w:rsidRPr="73745B76">
        <w:rPr>
          <w:rFonts w:ascii="Times New Roman" w:eastAsia="Times New Roman" w:hAnsi="Times New Roman" w:cs="Times New Roman"/>
          <w:color w:val="000000" w:themeColor="text1"/>
        </w:rPr>
        <w:t xml:space="preserve">move </w:t>
      </w:r>
      <w:r w:rsidRPr="3061DE70">
        <w:rPr>
          <w:rFonts w:ascii="Times New Roman" w:eastAsia="Times New Roman" w:hAnsi="Times New Roman" w:cs="Times New Roman"/>
          <w:color w:val="000000" w:themeColor="text1"/>
        </w:rPr>
        <w:t xml:space="preserve">closely with transaction volume, </w:t>
      </w:r>
      <w:r w:rsidR="563BE185" w:rsidRPr="73745B76">
        <w:rPr>
          <w:rFonts w:ascii="Times New Roman" w:eastAsia="Times New Roman" w:hAnsi="Times New Roman" w:cs="Times New Roman"/>
          <w:color w:val="000000" w:themeColor="text1"/>
        </w:rPr>
        <w:t>since PayPal primarily acts</w:t>
      </w:r>
      <w:r w:rsidRPr="3061DE70">
        <w:rPr>
          <w:rFonts w:ascii="Times New Roman" w:eastAsia="Times New Roman" w:hAnsi="Times New Roman" w:cs="Times New Roman"/>
          <w:color w:val="000000" w:themeColor="text1"/>
        </w:rPr>
        <w:t xml:space="preserve"> as an intermediary </w:t>
      </w:r>
      <w:r w:rsidR="563BE185" w:rsidRPr="73745B76">
        <w:rPr>
          <w:rFonts w:ascii="Times New Roman" w:eastAsia="Times New Roman" w:hAnsi="Times New Roman" w:cs="Times New Roman"/>
          <w:color w:val="000000" w:themeColor="text1"/>
        </w:rPr>
        <w:t xml:space="preserve">that temporarily holds customer funds during the settlement process. </w:t>
      </w:r>
      <w:r w:rsidR="4D53DADC" w:rsidRPr="73745B76">
        <w:rPr>
          <w:rFonts w:ascii="Times New Roman" w:eastAsia="Times New Roman" w:hAnsi="Times New Roman" w:cs="Times New Roman"/>
          <w:color w:val="000000" w:themeColor="text1"/>
        </w:rPr>
        <w:t xml:space="preserve">Since there seems to be no major </w:t>
      </w:r>
      <w:r w:rsidR="563BE185" w:rsidRPr="73745B76">
        <w:rPr>
          <w:rFonts w:ascii="Times New Roman" w:eastAsia="Times New Roman" w:hAnsi="Times New Roman" w:cs="Times New Roman"/>
          <w:color w:val="000000" w:themeColor="text1"/>
        </w:rPr>
        <w:t>changes</w:t>
      </w:r>
      <w:r w:rsidRPr="3061DE70">
        <w:rPr>
          <w:rFonts w:ascii="Times New Roman" w:eastAsia="Times New Roman" w:hAnsi="Times New Roman" w:cs="Times New Roman"/>
          <w:color w:val="000000" w:themeColor="text1"/>
        </w:rPr>
        <w:t xml:space="preserve"> in settlement timing or customer behavior </w:t>
      </w:r>
      <w:r w:rsidR="46C09EF4" w:rsidRPr="73745B76">
        <w:rPr>
          <w:rFonts w:ascii="Times New Roman" w:eastAsia="Times New Roman" w:hAnsi="Times New Roman" w:cs="Times New Roman"/>
          <w:color w:val="000000" w:themeColor="text1"/>
        </w:rPr>
        <w:t>during</w:t>
      </w:r>
      <w:r w:rsidR="563BE185" w:rsidRPr="73745B76">
        <w:rPr>
          <w:rFonts w:ascii="Times New Roman" w:eastAsia="Times New Roman" w:hAnsi="Times New Roman" w:cs="Times New Roman"/>
          <w:color w:val="000000" w:themeColor="text1"/>
        </w:rPr>
        <w:t xml:space="preserve"> the forecast</w:t>
      </w:r>
      <w:r w:rsidR="6A07F654" w:rsidRPr="73745B76">
        <w:rPr>
          <w:rFonts w:ascii="Times New Roman" w:eastAsia="Times New Roman" w:hAnsi="Times New Roman" w:cs="Times New Roman"/>
          <w:color w:val="000000" w:themeColor="text1"/>
        </w:rPr>
        <w:t xml:space="preserve"> period</w:t>
      </w:r>
      <w:r w:rsidR="563BE185" w:rsidRPr="73745B76">
        <w:rPr>
          <w:rFonts w:ascii="Times New Roman" w:eastAsia="Times New Roman" w:hAnsi="Times New Roman" w:cs="Times New Roman"/>
          <w:color w:val="000000" w:themeColor="text1"/>
        </w:rPr>
        <w:t>, these</w:t>
      </w:r>
      <w:r w:rsidRPr="3061DE70">
        <w:rPr>
          <w:rFonts w:ascii="Times New Roman" w:eastAsia="Times New Roman" w:hAnsi="Times New Roman" w:cs="Times New Roman"/>
          <w:color w:val="000000" w:themeColor="text1"/>
        </w:rPr>
        <w:t xml:space="preserve"> balances </w:t>
      </w:r>
      <w:r w:rsidR="563BE185" w:rsidRPr="73745B76">
        <w:rPr>
          <w:rFonts w:ascii="Times New Roman" w:eastAsia="Times New Roman" w:hAnsi="Times New Roman" w:cs="Times New Roman"/>
          <w:color w:val="000000" w:themeColor="text1"/>
        </w:rPr>
        <w:t xml:space="preserve">are </w:t>
      </w:r>
      <w:r w:rsidR="51FBD8EC" w:rsidRPr="73745B76">
        <w:rPr>
          <w:rFonts w:ascii="Times New Roman" w:eastAsia="Times New Roman" w:hAnsi="Times New Roman" w:cs="Times New Roman"/>
          <w:color w:val="000000" w:themeColor="text1"/>
        </w:rPr>
        <w:t xml:space="preserve">expected </w:t>
      </w:r>
      <w:r w:rsidR="563BE185" w:rsidRPr="73745B76">
        <w:rPr>
          <w:rFonts w:ascii="Times New Roman" w:eastAsia="Times New Roman" w:hAnsi="Times New Roman" w:cs="Times New Roman"/>
          <w:color w:val="000000" w:themeColor="text1"/>
        </w:rPr>
        <w:t xml:space="preserve">to grow </w:t>
      </w:r>
      <w:r w:rsidR="04B1A053" w:rsidRPr="73745B76">
        <w:rPr>
          <w:rFonts w:ascii="Times New Roman" w:eastAsia="Times New Roman" w:hAnsi="Times New Roman" w:cs="Times New Roman"/>
          <w:color w:val="000000" w:themeColor="text1"/>
        </w:rPr>
        <w:t>steadily</w:t>
      </w:r>
      <w:r w:rsidRPr="3061DE70">
        <w:rPr>
          <w:rFonts w:ascii="Times New Roman" w:eastAsia="Times New Roman" w:hAnsi="Times New Roman" w:cs="Times New Roman"/>
          <w:color w:val="000000" w:themeColor="text1"/>
        </w:rPr>
        <w:t xml:space="preserve"> with revenue (PayPal Form 10-Q, 2025).</w:t>
      </w:r>
    </w:p>
    <w:p w14:paraId="1FC4F8D7" w14:textId="27D60725" w:rsidR="32E9FDA4" w:rsidRDefault="32E9FDA4" w:rsidP="3061DE70">
      <w:pPr>
        <w:shd w:val="clear" w:color="auto" w:fill="FFFFFF" w:themeFill="background1"/>
        <w:spacing w:after="0" w:line="240" w:lineRule="auto"/>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 xml:space="preserve"> </w:t>
      </w:r>
    </w:p>
    <w:p w14:paraId="09C6377C" w14:textId="12FFB68B" w:rsidR="32E9FDA4" w:rsidRDefault="32E9FDA4" w:rsidP="000B17D9">
      <w:pPr>
        <w:pStyle w:val="ListParagraph"/>
        <w:numPr>
          <w:ilvl w:val="0"/>
          <w:numId w:val="2"/>
        </w:numPr>
        <w:shd w:val="clear" w:color="auto" w:fill="FFFFFF" w:themeFill="background1"/>
        <w:spacing w:after="240" w:line="240" w:lineRule="auto"/>
        <w:rPr>
          <w:rFonts w:ascii="Times New Roman" w:eastAsia="Times New Roman" w:hAnsi="Times New Roman" w:cs="Times New Roman"/>
          <w:b/>
          <w:color w:val="000000" w:themeColor="text1"/>
        </w:rPr>
      </w:pPr>
      <w:r w:rsidRPr="6039D19A">
        <w:rPr>
          <w:rFonts w:ascii="Times New Roman" w:eastAsia="Times New Roman" w:hAnsi="Times New Roman" w:cs="Times New Roman"/>
          <w:b/>
          <w:color w:val="000000" w:themeColor="text1"/>
        </w:rPr>
        <w:t>Commercial Paper and Short-Term Borrowing</w:t>
      </w:r>
    </w:p>
    <w:p w14:paraId="4D44EEDB" w14:textId="10133C73" w:rsidR="7AB9F5A1" w:rsidRDefault="2F98BB84" w:rsidP="755F0BB5">
      <w:pPr>
        <w:shd w:val="clear" w:color="auto" w:fill="FFFFFF" w:themeFill="background1"/>
        <w:spacing w:after="0" w:line="240" w:lineRule="auto"/>
        <w:jc w:val="both"/>
        <w:rPr>
          <w:rFonts w:ascii="Times New Roman" w:eastAsia="Times New Roman" w:hAnsi="Times New Roman" w:cs="Times New Roman"/>
          <w:color w:val="000000" w:themeColor="text1"/>
        </w:rPr>
      </w:pPr>
      <w:r w:rsidRPr="3EA84BC2">
        <w:rPr>
          <w:rFonts w:ascii="Times New Roman" w:eastAsia="Times New Roman" w:hAnsi="Times New Roman" w:cs="Times New Roman"/>
          <w:color w:val="000000" w:themeColor="text1"/>
        </w:rPr>
        <w:t>Short-term borrowing</w:t>
      </w:r>
      <w:r w:rsidR="4B5087FF" w:rsidRPr="3EA84BC2">
        <w:rPr>
          <w:rFonts w:ascii="Times New Roman" w:eastAsia="Times New Roman" w:hAnsi="Times New Roman" w:cs="Times New Roman"/>
          <w:color w:val="000000" w:themeColor="text1"/>
        </w:rPr>
        <w:t xml:space="preserve"> is included only to manage temporary cash timing differences and is not intended to change PayPal’s overall financing strategy.</w:t>
      </w:r>
      <w:r w:rsidRPr="3EA84BC2">
        <w:rPr>
          <w:rFonts w:ascii="Times New Roman" w:eastAsia="Times New Roman" w:hAnsi="Times New Roman" w:cs="Times New Roman"/>
          <w:color w:val="000000" w:themeColor="text1"/>
        </w:rPr>
        <w:t xml:space="preserve"> While PayPal did not rely on commercial paper in the past financial records, it has been added in the forecast period to showcase minimal potential use given the company’s strong credit profile and continued access to short-term funding markets. </w:t>
      </w:r>
      <w:r w:rsidR="0499AA1E" w:rsidRPr="3EA84BC2">
        <w:rPr>
          <w:rFonts w:ascii="Times New Roman" w:eastAsia="Times New Roman" w:hAnsi="Times New Roman" w:cs="Times New Roman"/>
          <w:color w:val="000000" w:themeColor="text1"/>
        </w:rPr>
        <w:t>Thus, any commercial paper assumed in the forecast is treated as temporary and used only to manage short-term liquidity timing, rather than representing a structural increase in</w:t>
      </w:r>
      <w:r w:rsidR="599F178A" w:rsidRPr="3EA84BC2">
        <w:rPr>
          <w:rFonts w:ascii="Times New Roman" w:eastAsia="Times New Roman" w:hAnsi="Times New Roman" w:cs="Times New Roman"/>
          <w:color w:val="000000" w:themeColor="text1"/>
        </w:rPr>
        <w:t xml:space="preserve"> purchases (</w:t>
      </w:r>
      <w:r w:rsidRPr="3EA84BC2">
        <w:rPr>
          <w:rFonts w:ascii="Times New Roman" w:eastAsia="Times New Roman" w:hAnsi="Times New Roman" w:cs="Times New Roman"/>
          <w:color w:val="000000" w:themeColor="text1"/>
        </w:rPr>
        <w:t>PayPal Form 10-Q, 2025; Yahoo Finance, 2025).</w:t>
      </w:r>
    </w:p>
    <w:p w14:paraId="3C844EFB" w14:textId="4D2D79D0" w:rsidR="32E9FDA4" w:rsidRDefault="32E9FDA4" w:rsidP="3061DE70">
      <w:pPr>
        <w:shd w:val="clear" w:color="auto" w:fill="FFFFFF" w:themeFill="background1"/>
        <w:spacing w:after="0" w:line="240" w:lineRule="auto"/>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 xml:space="preserve"> </w:t>
      </w:r>
    </w:p>
    <w:p w14:paraId="2C52F4EE" w14:textId="6929F85F" w:rsidR="32E9FDA4" w:rsidRDefault="32E9FDA4" w:rsidP="000B17D9">
      <w:pPr>
        <w:pStyle w:val="ListParagraph"/>
        <w:numPr>
          <w:ilvl w:val="0"/>
          <w:numId w:val="2"/>
        </w:numPr>
        <w:shd w:val="clear" w:color="auto" w:fill="FFFFFF" w:themeFill="background1"/>
        <w:spacing w:after="240" w:line="240" w:lineRule="auto"/>
        <w:rPr>
          <w:rFonts w:ascii="Times New Roman" w:eastAsia="Times New Roman" w:hAnsi="Times New Roman" w:cs="Times New Roman"/>
          <w:b/>
          <w:color w:val="000000" w:themeColor="text1"/>
        </w:rPr>
      </w:pPr>
      <w:r w:rsidRPr="6039D19A">
        <w:rPr>
          <w:rFonts w:ascii="Times New Roman" w:eastAsia="Times New Roman" w:hAnsi="Times New Roman" w:cs="Times New Roman"/>
          <w:b/>
          <w:color w:val="000000" w:themeColor="text1"/>
        </w:rPr>
        <w:t>Long-Term Debt</w:t>
      </w:r>
    </w:p>
    <w:p w14:paraId="1575CC91" w14:textId="1235210A" w:rsidR="2DBADD1A" w:rsidRPr="0070080F" w:rsidRDefault="10232089" w:rsidP="0070080F">
      <w:pPr>
        <w:shd w:val="clear" w:color="auto" w:fill="FFFFFF" w:themeFill="background1"/>
        <w:spacing w:after="0" w:line="240" w:lineRule="auto"/>
        <w:jc w:val="both"/>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Long-term debt is projected to decline gradually as existing obligations mature, falling from approximately 130% toward the mid-120% range relative to equity over the forecast horizon. No major new debt issuance is assumed, consistent with PayPal’s conservative leverage strategy (</w:t>
      </w:r>
      <w:r w:rsidR="043BA6CE" w:rsidRPr="2DBADD1A">
        <w:rPr>
          <w:rFonts w:ascii="Times New Roman" w:eastAsia="Times New Roman" w:hAnsi="Times New Roman" w:cs="Times New Roman"/>
          <w:color w:val="000000" w:themeColor="text1"/>
        </w:rPr>
        <w:t>Simply Wall St.</w:t>
      </w:r>
      <w:r w:rsidR="03E56D87" w:rsidRPr="2DBADD1A">
        <w:rPr>
          <w:rFonts w:ascii="Times New Roman" w:eastAsia="Times New Roman" w:hAnsi="Times New Roman" w:cs="Times New Roman"/>
          <w:color w:val="000000" w:themeColor="text1"/>
        </w:rPr>
        <w:t>,</w:t>
      </w:r>
      <w:r w:rsidRPr="3061DE70">
        <w:rPr>
          <w:rFonts w:ascii="Times New Roman" w:eastAsia="Times New Roman" w:hAnsi="Times New Roman" w:cs="Times New Roman"/>
          <w:color w:val="000000" w:themeColor="text1"/>
        </w:rPr>
        <w:t xml:space="preserve"> 2025).</w:t>
      </w:r>
    </w:p>
    <w:p w14:paraId="5168A552" w14:textId="74963557" w:rsidR="634FA5EF" w:rsidRDefault="634FA5EF" w:rsidP="3061DE70">
      <w:pPr>
        <w:shd w:val="clear" w:color="auto" w:fill="FFFFFF" w:themeFill="background1"/>
        <w:spacing w:after="0" w:line="240" w:lineRule="auto"/>
        <w:rPr>
          <w:rFonts w:ascii="Times New Roman" w:eastAsia="Times New Roman" w:hAnsi="Times New Roman" w:cs="Times New Roman"/>
          <w:b/>
          <w:bCs/>
          <w:color w:val="000000" w:themeColor="text1"/>
        </w:rPr>
      </w:pPr>
    </w:p>
    <w:p w14:paraId="514E084C" w14:textId="77777777" w:rsidR="0070080F" w:rsidRDefault="0070080F" w:rsidP="3061DE70">
      <w:pPr>
        <w:shd w:val="clear" w:color="auto" w:fill="FFFFFF" w:themeFill="background1"/>
        <w:spacing w:after="0" w:line="240" w:lineRule="auto"/>
        <w:rPr>
          <w:rFonts w:ascii="Times New Roman" w:eastAsia="Times New Roman" w:hAnsi="Times New Roman" w:cs="Times New Roman"/>
          <w:b/>
          <w:bCs/>
          <w:color w:val="000000" w:themeColor="text1"/>
        </w:rPr>
      </w:pPr>
    </w:p>
    <w:p w14:paraId="76DE762B" w14:textId="77777777" w:rsidR="0070080F" w:rsidRDefault="0070080F" w:rsidP="3061DE70">
      <w:pPr>
        <w:shd w:val="clear" w:color="auto" w:fill="FFFFFF" w:themeFill="background1"/>
        <w:spacing w:after="0" w:line="240" w:lineRule="auto"/>
        <w:rPr>
          <w:rFonts w:ascii="Times New Roman" w:eastAsia="Times New Roman" w:hAnsi="Times New Roman" w:cs="Times New Roman"/>
          <w:b/>
          <w:color w:val="000000" w:themeColor="text1"/>
        </w:rPr>
      </w:pPr>
    </w:p>
    <w:p w14:paraId="7C45F1F4" w14:textId="730C4AF7" w:rsidR="634FA5EF" w:rsidRDefault="634FA5EF" w:rsidP="3061DE70">
      <w:pPr>
        <w:shd w:val="clear" w:color="auto" w:fill="FFFFFF" w:themeFill="background1"/>
        <w:spacing w:after="0" w:line="240" w:lineRule="auto"/>
        <w:rPr>
          <w:rFonts w:ascii="Times New Roman" w:eastAsia="Times New Roman" w:hAnsi="Times New Roman" w:cs="Times New Roman"/>
          <w:color w:val="000000" w:themeColor="text1"/>
        </w:rPr>
      </w:pPr>
      <w:r w:rsidRPr="2DBADD1A">
        <w:rPr>
          <w:rFonts w:ascii="Times New Roman" w:eastAsia="Times New Roman" w:hAnsi="Times New Roman" w:cs="Times New Roman"/>
          <w:b/>
          <w:color w:val="000000" w:themeColor="text1"/>
        </w:rPr>
        <w:lastRenderedPageBreak/>
        <w:t>(3) Equity</w:t>
      </w:r>
    </w:p>
    <w:p w14:paraId="52BBCA5A" w14:textId="78211292" w:rsidR="3061DE70" w:rsidRDefault="27798A26" w:rsidP="3061DE70">
      <w:pPr>
        <w:shd w:val="clear" w:color="auto" w:fill="FFFFFF" w:themeFill="background1"/>
        <w:spacing w:after="0" w:line="240" w:lineRule="auto"/>
        <w:rPr>
          <w:rFonts w:ascii="Times New Roman" w:eastAsia="Times New Roman" w:hAnsi="Times New Roman" w:cs="Times New Roman"/>
          <w:color w:val="000000" w:themeColor="text1"/>
        </w:rPr>
      </w:pPr>
      <w:r>
        <w:rPr>
          <w:noProof/>
        </w:rPr>
        <w:drawing>
          <wp:inline distT="0" distB="0" distL="0" distR="0" wp14:anchorId="4DA13BEC" wp14:editId="508CC05D">
            <wp:extent cx="5943600" cy="523875"/>
            <wp:effectExtent l="0" t="0" r="0" b="0"/>
            <wp:docPr id="9426106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1067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23875"/>
                    </a:xfrm>
                    <a:prstGeom prst="rect">
                      <a:avLst/>
                    </a:prstGeom>
                  </pic:spPr>
                </pic:pic>
              </a:graphicData>
            </a:graphic>
          </wp:inline>
        </w:drawing>
      </w:r>
    </w:p>
    <w:p w14:paraId="1A0A085E" w14:textId="0E502AB8" w:rsidR="0BA1458E" w:rsidRDefault="0BA1458E" w:rsidP="000B17D9">
      <w:pPr>
        <w:pStyle w:val="ListParagraph"/>
        <w:numPr>
          <w:ilvl w:val="0"/>
          <w:numId w:val="1"/>
        </w:numPr>
        <w:shd w:val="clear" w:color="auto" w:fill="FFFFFF" w:themeFill="background1"/>
        <w:spacing w:after="240" w:line="240" w:lineRule="auto"/>
        <w:rPr>
          <w:rFonts w:ascii="Times New Roman" w:eastAsia="Times New Roman" w:hAnsi="Times New Roman" w:cs="Times New Roman"/>
          <w:b/>
          <w:color w:val="000000" w:themeColor="text1"/>
        </w:rPr>
      </w:pPr>
      <w:r w:rsidRPr="6039D19A">
        <w:rPr>
          <w:rFonts w:ascii="Times New Roman" w:eastAsia="Times New Roman" w:hAnsi="Times New Roman" w:cs="Times New Roman"/>
          <w:b/>
          <w:color w:val="000000" w:themeColor="text1"/>
        </w:rPr>
        <w:t>Retained Earnings</w:t>
      </w:r>
    </w:p>
    <w:p w14:paraId="610B1743" w14:textId="7B49D688" w:rsidR="0BA1458E" w:rsidRDefault="0BA1458E" w:rsidP="755F0BB5">
      <w:pPr>
        <w:shd w:val="clear" w:color="auto" w:fill="FFFFFF" w:themeFill="background1"/>
        <w:spacing w:after="0" w:line="240" w:lineRule="auto"/>
        <w:jc w:val="both"/>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 xml:space="preserve">Retained earnings </w:t>
      </w:r>
      <w:r w:rsidR="37EE7E35" w:rsidRPr="755F0BB5">
        <w:rPr>
          <w:rFonts w:ascii="Times New Roman" w:eastAsia="Times New Roman" w:hAnsi="Times New Roman" w:cs="Times New Roman"/>
          <w:color w:val="000000" w:themeColor="text1"/>
        </w:rPr>
        <w:t xml:space="preserve">are expected to </w:t>
      </w:r>
      <w:r w:rsidRPr="3061DE70">
        <w:rPr>
          <w:rFonts w:ascii="Times New Roman" w:eastAsia="Times New Roman" w:hAnsi="Times New Roman" w:cs="Times New Roman"/>
          <w:color w:val="000000" w:themeColor="text1"/>
        </w:rPr>
        <w:t>increase steadily over the forecast period, driven primarily by positive net income generation. This growth is partially offset by continued share of repurchase activity, consistent with PayPal’s capital return strategy.</w:t>
      </w:r>
    </w:p>
    <w:p w14:paraId="433EBE2E" w14:textId="33929DD6" w:rsidR="0BA1458E" w:rsidRDefault="0BA1458E" w:rsidP="755F0BB5">
      <w:pPr>
        <w:shd w:val="clear" w:color="auto" w:fill="FFFFFF" w:themeFill="background1"/>
        <w:spacing w:after="0" w:line="240" w:lineRule="auto"/>
        <w:jc w:val="both"/>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 xml:space="preserve"> </w:t>
      </w:r>
    </w:p>
    <w:p w14:paraId="227624AB" w14:textId="2A0E2197" w:rsidR="0BA1458E" w:rsidRDefault="0BA1458E" w:rsidP="000B17D9">
      <w:pPr>
        <w:pStyle w:val="ListParagraph"/>
        <w:numPr>
          <w:ilvl w:val="0"/>
          <w:numId w:val="1"/>
        </w:numPr>
        <w:shd w:val="clear" w:color="auto" w:fill="FFFFFF" w:themeFill="background1"/>
        <w:spacing w:after="240" w:line="240" w:lineRule="auto"/>
        <w:jc w:val="both"/>
        <w:rPr>
          <w:rFonts w:ascii="Times New Roman" w:eastAsia="Times New Roman" w:hAnsi="Times New Roman" w:cs="Times New Roman"/>
          <w:b/>
          <w:color w:val="000000" w:themeColor="text1"/>
        </w:rPr>
      </w:pPr>
      <w:r w:rsidRPr="6039D19A">
        <w:rPr>
          <w:rFonts w:ascii="Times New Roman" w:eastAsia="Times New Roman" w:hAnsi="Times New Roman" w:cs="Times New Roman"/>
          <w:b/>
          <w:color w:val="000000" w:themeColor="text1"/>
        </w:rPr>
        <w:t>Share Repurchases and Equity Adjustments</w:t>
      </w:r>
    </w:p>
    <w:p w14:paraId="003163BD" w14:textId="6BAF1CA4" w:rsidR="5593AA2A" w:rsidRDefault="5593AA2A" w:rsidP="2DBADD1A">
      <w:pPr>
        <w:shd w:val="clear" w:color="auto" w:fill="FFFFFF" w:themeFill="background1"/>
        <w:spacing w:after="0" w:line="240" w:lineRule="auto"/>
        <w:jc w:val="both"/>
        <w:rPr>
          <w:rFonts w:ascii="Times New Roman" w:eastAsia="Times New Roman" w:hAnsi="Times New Roman" w:cs="Times New Roman"/>
          <w:color w:val="000000" w:themeColor="text1"/>
        </w:rPr>
      </w:pPr>
      <w:r w:rsidRPr="2DBADD1A">
        <w:rPr>
          <w:rFonts w:ascii="Times New Roman" w:eastAsia="Times New Roman" w:hAnsi="Times New Roman" w:cs="Times New Roman"/>
          <w:color w:val="000000" w:themeColor="text1"/>
        </w:rPr>
        <w:t>Shareholders’ equity reflects ongoing share repurchases, which reduce total equity despite positive earnings. This assumption aligns with management’s stated intention to return capital to shareholders while maintaining sufficient liquidity for operational needs (</w:t>
      </w:r>
      <w:r w:rsidR="7D2BB78C" w:rsidRPr="2DBADD1A">
        <w:rPr>
          <w:rFonts w:ascii="Times New Roman" w:eastAsia="Times New Roman" w:hAnsi="Times New Roman" w:cs="Times New Roman"/>
          <w:color w:val="000000" w:themeColor="text1"/>
        </w:rPr>
        <w:t>Carlsen</w:t>
      </w:r>
      <w:r w:rsidRPr="2DBADD1A">
        <w:rPr>
          <w:rFonts w:ascii="Times New Roman" w:eastAsia="Times New Roman" w:hAnsi="Times New Roman" w:cs="Times New Roman"/>
          <w:color w:val="000000" w:themeColor="text1"/>
        </w:rPr>
        <w:t>, 2025).</w:t>
      </w:r>
    </w:p>
    <w:p w14:paraId="02A6BFC5" w14:textId="6C56B243" w:rsidR="2DBADD1A" w:rsidRDefault="2DBADD1A" w:rsidP="2DBADD1A">
      <w:pPr>
        <w:shd w:val="clear" w:color="auto" w:fill="FFFFFF" w:themeFill="background1"/>
        <w:spacing w:after="0" w:line="240" w:lineRule="auto"/>
        <w:jc w:val="both"/>
        <w:rPr>
          <w:rFonts w:ascii="Times New Roman" w:eastAsia="Times New Roman" w:hAnsi="Times New Roman" w:cs="Times New Roman"/>
          <w:color w:val="000000" w:themeColor="text1"/>
        </w:rPr>
      </w:pPr>
    </w:p>
    <w:p w14:paraId="6B6BD60C" w14:textId="3F850CA9" w:rsidR="2DBADD1A" w:rsidRDefault="2DBADD1A" w:rsidP="2DBADD1A">
      <w:pPr>
        <w:shd w:val="clear" w:color="auto" w:fill="FFFFFF" w:themeFill="background1"/>
        <w:spacing w:after="0" w:line="240" w:lineRule="auto"/>
        <w:jc w:val="both"/>
        <w:rPr>
          <w:rFonts w:ascii="Times New Roman" w:eastAsia="Times New Roman" w:hAnsi="Times New Roman" w:cs="Times New Roman"/>
          <w:color w:val="000000" w:themeColor="text1"/>
        </w:rPr>
      </w:pPr>
    </w:p>
    <w:p w14:paraId="14EBAF92" w14:textId="40A5DC06" w:rsidR="755F0BB5" w:rsidRDefault="755F0BB5" w:rsidP="755F0BB5">
      <w:pPr>
        <w:shd w:val="clear" w:color="auto" w:fill="FFFFFF" w:themeFill="background1"/>
        <w:spacing w:after="0" w:line="240" w:lineRule="auto"/>
        <w:jc w:val="both"/>
        <w:rPr>
          <w:rFonts w:ascii="Times New Roman" w:eastAsia="Times New Roman" w:hAnsi="Times New Roman" w:cs="Times New Roman"/>
          <w:color w:val="000000" w:themeColor="text1"/>
        </w:rPr>
      </w:pPr>
    </w:p>
    <w:p w14:paraId="4700CD3F" w14:textId="036FA6A8" w:rsidR="7827F033" w:rsidRDefault="6BCD12D1" w:rsidP="000B17D9">
      <w:pPr>
        <w:pStyle w:val="ListParagraph"/>
        <w:numPr>
          <w:ilvl w:val="0"/>
          <w:numId w:val="14"/>
        </w:numPr>
        <w:shd w:val="clear" w:color="auto" w:fill="FFFFFF" w:themeFill="background1"/>
        <w:spacing w:after="0" w:line="240" w:lineRule="auto"/>
        <w:jc w:val="both"/>
        <w:rPr>
          <w:rFonts w:ascii="Times New Roman" w:eastAsia="Times New Roman" w:hAnsi="Times New Roman" w:cs="Times New Roman"/>
          <w:b/>
          <w:bCs/>
          <w:color w:val="000000" w:themeColor="text1"/>
          <w:sz w:val="28"/>
          <w:szCs w:val="28"/>
        </w:rPr>
      </w:pPr>
      <w:r w:rsidRPr="3061DE70">
        <w:rPr>
          <w:rFonts w:ascii="Times New Roman" w:eastAsia="Times New Roman" w:hAnsi="Times New Roman" w:cs="Times New Roman"/>
          <w:b/>
          <w:bCs/>
          <w:color w:val="000000" w:themeColor="text1"/>
          <w:sz w:val="28"/>
          <w:szCs w:val="28"/>
        </w:rPr>
        <w:t xml:space="preserve">Forecasted </w:t>
      </w:r>
      <w:sdt>
        <w:sdtPr>
          <w:tag w:val="tii-similarity-UFVCTElDQVRJT05fSGlja21hbiwgS2VudDsgQnlyZCwgSm9objsgTWNQaGVyc29uLCBNYXR0IC4gIkVzc2VudGlhbHMgb2YgRmluYW5jZSwgU2Vjb25kIEVkaXRpb24iLCBVQUdDLCAyMDI0"/>
          <w:id w:val="227004084"/>
          <w:placeholder>
            <w:docPart w:val="4AEDFECD7D1D9D498F53180CAB2812B1"/>
          </w:placeholder>
          <w15:appearance w15:val="hidden"/>
        </w:sdtPr>
        <w:sdtEndPr/>
        <w:sdtContent>
          <w:r w:rsidRPr="3061DE70">
            <w:rPr>
              <w:rFonts w:ascii="Times New Roman" w:eastAsia="Times New Roman" w:hAnsi="Times New Roman" w:cs="Times New Roman"/>
              <w:b/>
              <w:bCs/>
              <w:color w:val="000000" w:themeColor="text1"/>
              <w:sz w:val="28"/>
              <w:szCs w:val="28"/>
            </w:rPr>
            <w:t>Statement of Cash Flows</w:t>
          </w:r>
        </w:sdtContent>
      </w:sdt>
    </w:p>
    <w:p w14:paraId="0B411739" w14:textId="7B249B3B" w:rsidR="755F0BB5" w:rsidRDefault="755F0BB5" w:rsidP="755F0BB5">
      <w:pPr>
        <w:shd w:val="clear" w:color="auto" w:fill="FFFFFF" w:themeFill="background1"/>
        <w:spacing w:after="0" w:line="240" w:lineRule="auto"/>
        <w:jc w:val="both"/>
        <w:rPr>
          <w:rFonts w:ascii="Times New Roman" w:eastAsia="Times New Roman" w:hAnsi="Times New Roman" w:cs="Times New Roman"/>
          <w:b/>
          <w:bCs/>
          <w:color w:val="000000" w:themeColor="text1"/>
          <w:sz w:val="28"/>
          <w:szCs w:val="28"/>
        </w:rPr>
      </w:pPr>
    </w:p>
    <w:p w14:paraId="15053E56" w14:textId="3D500132" w:rsidR="28C0EB96" w:rsidRDefault="50B2CF39" w:rsidP="755F0BB5">
      <w:pPr>
        <w:shd w:val="clear" w:color="auto" w:fill="FFFFFF" w:themeFill="background1"/>
        <w:spacing w:after="0" w:line="240" w:lineRule="auto"/>
        <w:jc w:val="both"/>
        <w:rPr>
          <w:rFonts w:ascii="Times New Roman" w:eastAsia="Times New Roman" w:hAnsi="Times New Roman" w:cs="Times New Roman"/>
        </w:rPr>
      </w:pPr>
      <w:r w:rsidRPr="2DBADD1A">
        <w:rPr>
          <w:rFonts w:ascii="Times New Roman" w:eastAsia="Times New Roman" w:hAnsi="Times New Roman" w:cs="Times New Roman"/>
        </w:rPr>
        <w:t xml:space="preserve">The forecasted statement of cash flow below highlights PayPal’s ability to generate consistent operating </w:t>
      </w:r>
      <w:sdt>
        <w:sdtPr>
          <w:tag w:val="tii-similarity-SU5URVJORVRfcmVzZWFyY2gtYXBpLmNicy5kaw=="/>
          <w:id w:val="1162516853"/>
          <w:placeholder>
            <w:docPart w:val="2924F6B0CB0B06478FE2A2F09771830A"/>
          </w:placeholder>
          <w15:appearance w15:val="hidden"/>
        </w:sdtPr>
        <w:sdtEndPr/>
        <w:sdtContent>
          <w:r w:rsidRPr="2DBADD1A">
            <w:rPr>
              <w:rFonts w:ascii="Times New Roman" w:eastAsia="Times New Roman" w:hAnsi="Times New Roman" w:cs="Times New Roman"/>
            </w:rPr>
            <w:t>cash flows while taking</w:t>
          </w:r>
        </w:sdtContent>
      </w:sdt>
      <w:r w:rsidRPr="2DBADD1A">
        <w:rPr>
          <w:rFonts w:ascii="Times New Roman" w:eastAsia="Times New Roman" w:hAnsi="Times New Roman" w:cs="Times New Roman"/>
        </w:rPr>
        <w:t xml:space="preserve"> a consistent approach to capital allocation among ongoing restructuring and competition. </w:t>
      </w:r>
    </w:p>
    <w:p w14:paraId="2E47AD08" w14:textId="32048E27" w:rsidR="7827F033" w:rsidRDefault="3A89B02C" w:rsidP="755F0BB5">
      <w:pPr>
        <w:shd w:val="clear" w:color="auto" w:fill="FFFFFF" w:themeFill="background1"/>
        <w:spacing w:after="240" w:line="240" w:lineRule="auto"/>
        <w:rPr>
          <w:rFonts w:ascii="Times New Roman" w:eastAsia="Times New Roman" w:hAnsi="Times New Roman" w:cs="Times New Roman"/>
          <w:b/>
          <w:bCs/>
          <w:color w:val="000000" w:themeColor="text1"/>
        </w:rPr>
      </w:pPr>
      <w:r>
        <w:rPr>
          <w:noProof/>
        </w:rPr>
        <w:drawing>
          <wp:inline distT="0" distB="0" distL="0" distR="0" wp14:anchorId="5255A019" wp14:editId="2A5F5A9E">
            <wp:extent cx="5941016" cy="2475423"/>
            <wp:effectExtent l="0" t="0" r="0" b="0"/>
            <wp:docPr id="1790485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85782" name=""/>
                    <pic:cNvPicPr/>
                  </pic:nvPicPr>
                  <pic:blipFill>
                    <a:blip r:embed="rId14">
                      <a:extLst>
                        <a:ext uri="{28A0092B-C50C-407E-A947-70E740481C1C}">
                          <a14:useLocalDpi xmlns:a14="http://schemas.microsoft.com/office/drawing/2010/main"/>
                        </a:ext>
                      </a:extLst>
                    </a:blip>
                    <a:stretch>
                      <a:fillRect/>
                    </a:stretch>
                  </pic:blipFill>
                  <pic:spPr>
                    <a:xfrm>
                      <a:off x="0" y="0"/>
                      <a:ext cx="5941016" cy="2475423"/>
                    </a:xfrm>
                    <a:prstGeom prst="rect">
                      <a:avLst/>
                    </a:prstGeom>
                  </pic:spPr>
                </pic:pic>
              </a:graphicData>
            </a:graphic>
          </wp:inline>
        </w:drawing>
      </w:r>
    </w:p>
    <w:p w14:paraId="502F90C6" w14:textId="013EA093" w:rsidR="7827F033" w:rsidRDefault="7630E10B" w:rsidP="000B17D9">
      <w:pPr>
        <w:pStyle w:val="ListParagraph"/>
        <w:numPr>
          <w:ilvl w:val="0"/>
          <w:numId w:val="15"/>
        </w:numPr>
        <w:shd w:val="clear" w:color="auto" w:fill="FFFFFF" w:themeFill="background1"/>
        <w:spacing w:after="240" w:line="240" w:lineRule="auto"/>
        <w:rPr>
          <w:rFonts w:ascii="Times New Roman" w:eastAsia="Times New Roman" w:hAnsi="Times New Roman" w:cs="Times New Roman"/>
          <w:b/>
          <w:bCs/>
          <w:color w:val="000000" w:themeColor="text1"/>
        </w:rPr>
      </w:pPr>
      <w:r w:rsidRPr="2DBADD1A">
        <w:rPr>
          <w:rFonts w:ascii="Times New Roman" w:eastAsia="Times New Roman" w:hAnsi="Times New Roman" w:cs="Times New Roman"/>
          <w:b/>
          <w:bCs/>
          <w:color w:val="000000" w:themeColor="text1"/>
        </w:rPr>
        <w:t>Cash Flows in Operatin</w:t>
      </w:r>
      <w:r w:rsidR="6EB80892" w:rsidRPr="2DBADD1A">
        <w:rPr>
          <w:rFonts w:ascii="Times New Roman" w:eastAsia="Times New Roman" w:hAnsi="Times New Roman" w:cs="Times New Roman"/>
          <w:b/>
          <w:bCs/>
          <w:color w:val="000000" w:themeColor="text1"/>
        </w:rPr>
        <w:t>g</w:t>
      </w:r>
    </w:p>
    <w:p w14:paraId="4766DE2B" w14:textId="5ABA1E7D" w:rsidR="7827F033" w:rsidRDefault="518A7193" w:rsidP="755F0BB5">
      <w:pPr>
        <w:shd w:val="clear" w:color="auto" w:fill="FFFFFF" w:themeFill="background1"/>
        <w:spacing w:after="0" w:line="240" w:lineRule="auto"/>
        <w:jc w:val="both"/>
        <w:rPr>
          <w:rFonts w:ascii="Times New Roman" w:eastAsia="Times New Roman" w:hAnsi="Times New Roman" w:cs="Times New Roman"/>
          <w:color w:val="000000" w:themeColor="text1"/>
        </w:rPr>
      </w:pPr>
      <w:r w:rsidRPr="2DBADD1A">
        <w:rPr>
          <w:rFonts w:ascii="Times New Roman" w:eastAsia="Times New Roman" w:hAnsi="Times New Roman" w:cs="Times New Roman"/>
          <w:color w:val="000000" w:themeColor="text1"/>
        </w:rPr>
        <w:t xml:space="preserve">Cash flows value in operating activities was </w:t>
      </w:r>
      <w:r w:rsidR="06E35AB4" w:rsidRPr="2DBADD1A">
        <w:rPr>
          <w:rFonts w:ascii="Times New Roman" w:eastAsia="Times New Roman" w:hAnsi="Times New Roman" w:cs="Times New Roman"/>
          <w:color w:val="000000" w:themeColor="text1"/>
        </w:rPr>
        <w:t xml:space="preserve">mostly </w:t>
      </w:r>
      <w:r w:rsidRPr="2DBADD1A">
        <w:rPr>
          <w:rFonts w:ascii="Times New Roman" w:eastAsia="Times New Roman" w:hAnsi="Times New Roman" w:cs="Times New Roman"/>
          <w:color w:val="000000" w:themeColor="text1"/>
        </w:rPr>
        <w:t xml:space="preserve">positive throughout the forecasted quarters </w:t>
      </w:r>
      <w:r w:rsidR="7C16BF20" w:rsidRPr="2DBADD1A">
        <w:rPr>
          <w:rFonts w:ascii="Times New Roman" w:eastAsia="Times New Roman" w:hAnsi="Times New Roman" w:cs="Times New Roman"/>
          <w:color w:val="000000" w:themeColor="text1"/>
        </w:rPr>
        <w:t xml:space="preserve">and </w:t>
      </w:r>
      <w:r w:rsidRPr="2DBADD1A">
        <w:rPr>
          <w:rFonts w:ascii="Times New Roman" w:eastAsia="Times New Roman" w:hAnsi="Times New Roman" w:cs="Times New Roman"/>
          <w:color w:val="000000" w:themeColor="text1"/>
        </w:rPr>
        <w:t xml:space="preserve">move </w:t>
      </w:r>
      <w:r w:rsidR="76D58B0A" w:rsidRPr="2DBADD1A">
        <w:rPr>
          <w:rFonts w:ascii="Times New Roman" w:eastAsia="Times New Roman" w:hAnsi="Times New Roman" w:cs="Times New Roman"/>
          <w:color w:val="000000" w:themeColor="text1"/>
        </w:rPr>
        <w:t xml:space="preserve">relatively </w:t>
      </w:r>
      <w:r w:rsidRPr="2DBADD1A">
        <w:rPr>
          <w:rFonts w:ascii="Times New Roman" w:eastAsia="Times New Roman" w:hAnsi="Times New Roman" w:cs="Times New Roman"/>
          <w:color w:val="000000" w:themeColor="text1"/>
        </w:rPr>
        <w:t xml:space="preserve">with net income. Operating cash flow is </w:t>
      </w:r>
      <w:r w:rsidR="63DFE254" w:rsidRPr="2DBADD1A">
        <w:rPr>
          <w:rFonts w:ascii="Times New Roman" w:eastAsia="Times New Roman" w:hAnsi="Times New Roman" w:cs="Times New Roman"/>
          <w:color w:val="000000" w:themeColor="text1"/>
        </w:rPr>
        <w:t>expected to be</w:t>
      </w:r>
      <w:r w:rsidRPr="2DBADD1A">
        <w:rPr>
          <w:rFonts w:ascii="Times New Roman" w:eastAsia="Times New Roman" w:hAnsi="Times New Roman" w:cs="Times New Roman"/>
          <w:color w:val="000000" w:themeColor="text1"/>
        </w:rPr>
        <w:t xml:space="preserve"> a</w:t>
      </w:r>
      <w:r w:rsidR="7CAB3E20" w:rsidRPr="2DBADD1A">
        <w:rPr>
          <w:rFonts w:ascii="Times New Roman" w:eastAsia="Times New Roman" w:hAnsi="Times New Roman" w:cs="Times New Roman"/>
          <w:color w:val="000000" w:themeColor="text1"/>
        </w:rPr>
        <w:t>round</w:t>
      </w:r>
      <w:r w:rsidRPr="2DBADD1A">
        <w:rPr>
          <w:rFonts w:ascii="Times New Roman" w:eastAsia="Times New Roman" w:hAnsi="Times New Roman" w:cs="Times New Roman"/>
          <w:color w:val="000000" w:themeColor="text1"/>
        </w:rPr>
        <w:t xml:space="preserve"> $980 million to $1.27 billion per quarter, and in most periods</w:t>
      </w:r>
      <w:r w:rsidR="47EF4175" w:rsidRPr="2DBADD1A">
        <w:rPr>
          <w:rFonts w:ascii="Times New Roman" w:eastAsia="Times New Roman" w:hAnsi="Times New Roman" w:cs="Times New Roman"/>
          <w:color w:val="000000" w:themeColor="text1"/>
        </w:rPr>
        <w:t xml:space="preserve">, the values were same or </w:t>
      </w:r>
      <w:r w:rsidRPr="2DBADD1A">
        <w:rPr>
          <w:rFonts w:ascii="Times New Roman" w:eastAsia="Times New Roman" w:hAnsi="Times New Roman" w:cs="Times New Roman"/>
          <w:color w:val="000000" w:themeColor="text1"/>
        </w:rPr>
        <w:t xml:space="preserve">above net income </w:t>
      </w:r>
      <w:r w:rsidR="75039483" w:rsidRPr="2DBADD1A">
        <w:rPr>
          <w:rFonts w:ascii="Times New Roman" w:eastAsia="Times New Roman" w:hAnsi="Times New Roman" w:cs="Times New Roman"/>
          <w:color w:val="000000" w:themeColor="text1"/>
        </w:rPr>
        <w:t>since</w:t>
      </w:r>
      <w:r w:rsidRPr="2DBADD1A">
        <w:rPr>
          <w:rFonts w:ascii="Times New Roman" w:eastAsia="Times New Roman" w:hAnsi="Times New Roman" w:cs="Times New Roman"/>
          <w:color w:val="000000" w:themeColor="text1"/>
        </w:rPr>
        <w:t xml:space="preserve"> </w:t>
      </w:r>
      <w:sdt>
        <w:sdtPr>
          <w:tag w:val="tii-similarity-U1VCTUlUVEVEX1dPUktfb2lkOjYzNzQ6MzAyNzM4NjY4"/>
          <w:id w:val="1989613022"/>
          <w:placeholder>
            <w:docPart w:val="0637785592550640BED506397135D7B3"/>
          </w:placeholder>
          <w15:appearance w15:val="hidden"/>
        </w:sdtPr>
        <w:sdtEndPr/>
        <w:sdtContent>
          <w:r w:rsidRPr="2DBADD1A">
            <w:rPr>
              <w:rFonts w:ascii="Times New Roman" w:eastAsia="Times New Roman" w:hAnsi="Times New Roman" w:cs="Times New Roman"/>
              <w:color w:val="000000" w:themeColor="text1"/>
            </w:rPr>
            <w:t>non-cash expenses such as depreciation and amortization</w:t>
          </w:r>
        </w:sdtContent>
      </w:sdt>
      <w:r w:rsidR="3CE8F545" w:rsidRPr="2DBADD1A">
        <w:rPr>
          <w:rFonts w:ascii="Times New Roman" w:eastAsia="Times New Roman" w:hAnsi="Times New Roman" w:cs="Times New Roman"/>
          <w:color w:val="000000" w:themeColor="text1"/>
        </w:rPr>
        <w:t xml:space="preserve"> were included within </w:t>
      </w:r>
      <w:sdt>
        <w:sdtPr>
          <w:tag w:val="tii-similarity-U1VCTUlUVEVEX1dPUktfb2lkOjYzNzQ6MzAyNzM4NjY4"/>
          <w:id w:val="986457395"/>
          <w:placeholder>
            <w:docPart w:val="0637785592550640BED506397135D7B3"/>
          </w:placeholder>
          <w15:appearance w15:val="hidden"/>
        </w:sdtPr>
        <w:sdtEndPr/>
        <w:sdtContent>
          <w:r w:rsidR="3CE8F545" w:rsidRPr="2DBADD1A">
            <w:rPr>
              <w:rFonts w:ascii="Times New Roman" w:eastAsia="Times New Roman" w:hAnsi="Times New Roman" w:cs="Times New Roman"/>
              <w:color w:val="000000" w:themeColor="text1"/>
            </w:rPr>
            <w:t>the calculation</w:t>
          </w:r>
        </w:sdtContent>
      </w:sdt>
      <w:r w:rsidRPr="2DBADD1A">
        <w:rPr>
          <w:rFonts w:ascii="Times New Roman" w:eastAsia="Times New Roman" w:hAnsi="Times New Roman" w:cs="Times New Roman"/>
          <w:color w:val="000000" w:themeColor="text1"/>
        </w:rPr>
        <w:t>.</w:t>
      </w:r>
    </w:p>
    <w:p w14:paraId="78222D29" w14:textId="74DDDBB3" w:rsidR="7827F033" w:rsidRDefault="6F755275" w:rsidP="755F0BB5">
      <w:pPr>
        <w:shd w:val="clear" w:color="auto" w:fill="FFFFFF" w:themeFill="background1"/>
        <w:spacing w:after="0" w:line="240" w:lineRule="auto"/>
        <w:jc w:val="both"/>
      </w:pPr>
      <w:r w:rsidRPr="755F0BB5">
        <w:rPr>
          <w:rFonts w:ascii="Times New Roman" w:eastAsia="Times New Roman" w:hAnsi="Times New Roman" w:cs="Times New Roman"/>
          <w:color w:val="000000" w:themeColor="text1"/>
        </w:rPr>
        <w:lastRenderedPageBreak/>
        <w:t xml:space="preserve"> </w:t>
      </w:r>
    </w:p>
    <w:p w14:paraId="1DA110F4" w14:textId="5380DBB8" w:rsidR="7827F033" w:rsidRDefault="3238C839" w:rsidP="2DBADD1A">
      <w:pPr>
        <w:shd w:val="clear" w:color="auto" w:fill="FFFFFF" w:themeFill="background1"/>
        <w:spacing w:after="0" w:line="240" w:lineRule="auto"/>
        <w:jc w:val="both"/>
        <w:rPr>
          <w:rFonts w:ascii="Times New Roman" w:eastAsia="Times New Roman" w:hAnsi="Times New Roman" w:cs="Times New Roman"/>
          <w:color w:val="000000" w:themeColor="text1"/>
        </w:rPr>
      </w:pPr>
      <w:r w:rsidRPr="2DBADD1A">
        <w:rPr>
          <w:rFonts w:ascii="Times New Roman" w:eastAsia="Times New Roman" w:hAnsi="Times New Roman" w:cs="Times New Roman"/>
          <w:color w:val="000000" w:themeColor="text1"/>
        </w:rPr>
        <w:t>The quarterly</w:t>
      </w:r>
      <w:r w:rsidR="1789532D" w:rsidRPr="2DBADD1A">
        <w:rPr>
          <w:rFonts w:ascii="Times New Roman" w:eastAsia="Times New Roman" w:hAnsi="Times New Roman" w:cs="Times New Roman"/>
          <w:color w:val="000000" w:themeColor="text1"/>
        </w:rPr>
        <w:t xml:space="preserve"> fluctuations in operating cash flow are mainly driven by </w:t>
      </w:r>
      <w:sdt>
        <w:sdtPr>
          <w:tag w:val="tii-similarity-SU5URVJORVRfYnJpZ2h0aWRlYXMuaG91c3RvbnR4Lmdvdg=="/>
          <w:id w:val="276607777"/>
          <w:placeholder>
            <w:docPart w:val="529663BDA3C2124C95AD354359A90AE3"/>
          </w:placeholder>
          <w15:appearance w15:val="hidden"/>
        </w:sdtPr>
        <w:sdtEndPr/>
        <w:sdtContent>
          <w:r w:rsidR="1789532D" w:rsidRPr="2DBADD1A">
            <w:rPr>
              <w:rFonts w:ascii="Times New Roman" w:eastAsia="Times New Roman" w:hAnsi="Times New Roman" w:cs="Times New Roman"/>
              <w:color w:val="000000" w:themeColor="text1"/>
            </w:rPr>
            <w:t xml:space="preserve">changes in working capital accounts, </w:t>
          </w:r>
          <w:r w:rsidR="32DB7854" w:rsidRPr="2DBADD1A">
            <w:rPr>
              <w:rFonts w:ascii="Times New Roman" w:eastAsia="Times New Roman" w:hAnsi="Times New Roman" w:cs="Times New Roman"/>
              <w:color w:val="000000" w:themeColor="text1"/>
            </w:rPr>
            <w:t>such as</w:t>
          </w:r>
          <w:r w:rsidR="1789532D" w:rsidRPr="2DBADD1A">
            <w:rPr>
              <w:rFonts w:ascii="Times New Roman" w:eastAsia="Times New Roman" w:hAnsi="Times New Roman" w:cs="Times New Roman"/>
              <w:color w:val="000000" w:themeColor="text1"/>
            </w:rPr>
            <w:t xml:space="preserve"> accounts receivable,</w:t>
          </w:r>
        </w:sdtContent>
      </w:sdt>
      <w:r w:rsidR="1789532D" w:rsidRPr="2DBADD1A">
        <w:rPr>
          <w:rFonts w:ascii="Times New Roman" w:eastAsia="Times New Roman" w:hAnsi="Times New Roman" w:cs="Times New Roman"/>
          <w:color w:val="000000" w:themeColor="text1"/>
        </w:rPr>
        <w:t xml:space="preserve"> </w:t>
      </w:r>
      <w:sdt>
        <w:sdtPr>
          <w:tag w:val="tii-similarity-SU5URVJORVRfYnJpZ2h0aWRlYXMuaG91c3RvbnR4Lmdvdg=="/>
          <w:id w:val="1091117330"/>
          <w:placeholder>
            <w:docPart w:val="529663BDA3C2124C95AD354359A90AE3"/>
          </w:placeholder>
          <w15:appearance w15:val="hidden"/>
        </w:sdtPr>
        <w:sdtEndPr/>
        <w:sdtContent>
          <w:r w:rsidR="1789532D" w:rsidRPr="2DBADD1A">
            <w:rPr>
              <w:rFonts w:ascii="Times New Roman" w:eastAsia="Times New Roman" w:hAnsi="Times New Roman" w:cs="Times New Roman"/>
              <w:color w:val="000000" w:themeColor="text1"/>
            </w:rPr>
            <w:t>accounts payable, and</w:t>
          </w:r>
        </w:sdtContent>
      </w:sdt>
      <w:r w:rsidR="1789532D" w:rsidRPr="2DBADD1A">
        <w:rPr>
          <w:rFonts w:ascii="Times New Roman" w:eastAsia="Times New Roman" w:hAnsi="Times New Roman" w:cs="Times New Roman"/>
          <w:color w:val="000000" w:themeColor="text1"/>
        </w:rPr>
        <w:t xml:space="preserve"> funds payable to customers. The forecast also incorporates an aggregated adjustment </w:t>
      </w:r>
      <w:sdt>
        <w:sdtPr>
          <w:tag w:val="tii-similarity-UFVCTElDQVRJT05fV0lMRC4gIkVCT09LIFZpdGFsc291cmNlOiBGdW5kYW1lbnRhbCBBY2NvdW50aW5nIFByaW5jaXBsZXMiLCBFQk9PSyBWaXRhbHNvdXJjZTogRnVuZGFtZW50YWwgQWNjb3VudGluZyBQcmluY2lwbGVzLCAyMDE3"/>
          <w:id w:val="408553050"/>
          <w:placeholder>
            <w:docPart w:val="529663BDA3C2124C95AD354359A90AE3"/>
          </w:placeholder>
          <w15:appearance w15:val="hidden"/>
        </w:sdtPr>
        <w:sdtEndPr/>
        <w:sdtContent>
          <w:r w:rsidR="1789532D" w:rsidRPr="2DBADD1A">
            <w:rPr>
              <w:rFonts w:ascii="Times New Roman" w:eastAsia="Times New Roman" w:hAnsi="Times New Roman" w:cs="Times New Roman"/>
              <w:color w:val="000000" w:themeColor="text1"/>
            </w:rPr>
            <w:t>for changes in</w:t>
          </w:r>
        </w:sdtContent>
      </w:sdt>
      <w:r w:rsidR="1789532D" w:rsidRPr="2DBADD1A">
        <w:rPr>
          <w:rFonts w:ascii="Times New Roman" w:eastAsia="Times New Roman" w:hAnsi="Times New Roman" w:cs="Times New Roman"/>
          <w:color w:val="000000" w:themeColor="text1"/>
        </w:rPr>
        <w:t xml:space="preserve"> other operating </w:t>
      </w:r>
      <w:sdt>
        <w:sdtPr>
          <w:tag w:val="tii-similarity-UFVCTElDQVRJT05fV0lMRC4gIkVCT09LIFZpdGFsc291cmNlOiBGdW5kYW1lbnRhbCBBY2NvdW50aW5nIFByaW5jaXBsZXMiLCBFQk9PSyBWaXRhbHNvdXJjZTogRnVuZGFtZW50YWwgQWNjb3VudGluZyBQcmluY2lwbGVzLCAyMDE3"/>
          <w:id w:val="1034105746"/>
          <w:placeholder>
            <w:docPart w:val="529663BDA3C2124C95AD354359A90AE3"/>
          </w:placeholder>
          <w15:appearance w15:val="hidden"/>
        </w:sdtPr>
        <w:sdtEndPr/>
        <w:sdtContent>
          <w:r w:rsidR="1789532D" w:rsidRPr="2DBADD1A">
            <w:rPr>
              <w:rFonts w:ascii="Times New Roman" w:eastAsia="Times New Roman" w:hAnsi="Times New Roman" w:cs="Times New Roman"/>
              <w:color w:val="000000" w:themeColor="text1"/>
            </w:rPr>
            <w:t>assets and liabilities. This</w:t>
          </w:r>
        </w:sdtContent>
      </w:sdt>
      <w:r w:rsidR="1789532D" w:rsidRPr="2DBADD1A">
        <w:rPr>
          <w:rFonts w:ascii="Times New Roman" w:eastAsia="Times New Roman" w:hAnsi="Times New Roman" w:cs="Times New Roman"/>
          <w:color w:val="000000" w:themeColor="text1"/>
        </w:rPr>
        <w:t xml:space="preserve"> adjustment captures cash movements related to settlement timing, merchant reserves, foreign exchange effects, and similar operational items that are reported in aggregate in PayPal’s financial statements but are not modeled separately in this forecast. Including this adjustment helps maintain consistency </w:t>
      </w:r>
      <w:sdt>
        <w:sdtPr>
          <w:tag w:val="tii-similarity-UFVCTElDQVRJT05fV0lMRC4gIkVCT09LIFZpdGFsc291cmNlOiBGdW5kYW1lbnRhbCBBY2NvdW50aW5nIFByaW5jaXBsZXMiLCBFQk9PSyBWaXRhbHNvdXJjZTogRnVuZGFtZW50YWwgQWNjb3VudGluZyBQcmluY2lwbGVzLCAyMDE3"/>
          <w:id w:val="1115780559"/>
          <w:placeholder>
            <w:docPart w:val="529663BDA3C2124C95AD354359A90AE3"/>
          </w:placeholder>
          <w15:appearance w15:val="hidden"/>
        </w:sdtPr>
        <w:sdtEndPr/>
        <w:sdtContent>
          <w:r w:rsidR="1789532D" w:rsidRPr="2DBADD1A">
            <w:rPr>
              <w:rFonts w:ascii="Times New Roman" w:eastAsia="Times New Roman" w:hAnsi="Times New Roman" w:cs="Times New Roman"/>
              <w:color w:val="000000" w:themeColor="text1"/>
            </w:rPr>
            <w:t>between the</w:t>
          </w:r>
        </w:sdtContent>
      </w:sdt>
      <w:r w:rsidR="1789532D" w:rsidRPr="2DBADD1A">
        <w:rPr>
          <w:rFonts w:ascii="Times New Roman" w:eastAsia="Times New Roman" w:hAnsi="Times New Roman" w:cs="Times New Roman"/>
          <w:color w:val="000000" w:themeColor="text1"/>
        </w:rPr>
        <w:t xml:space="preserve"> forecasted balance sheet and cash flow statement, without suggesting changes in PayPal’s underlying operating performance.</w:t>
      </w:r>
    </w:p>
    <w:p w14:paraId="09C33511" w14:textId="6EA490D1" w:rsidR="7827F033" w:rsidRDefault="6BCD12D1" w:rsidP="64BED24F">
      <w:pPr>
        <w:shd w:val="clear" w:color="auto" w:fill="FFFFFF" w:themeFill="background1"/>
        <w:spacing w:after="0" w:line="240" w:lineRule="auto"/>
        <w:rPr>
          <w:rFonts w:ascii="Times New Roman" w:eastAsia="Times New Roman" w:hAnsi="Times New Roman" w:cs="Times New Roman"/>
          <w:b/>
          <w:bCs/>
          <w:color w:val="000000" w:themeColor="text1"/>
        </w:rPr>
      </w:pPr>
      <w:r w:rsidRPr="3061DE70">
        <w:rPr>
          <w:rFonts w:ascii="Times New Roman" w:eastAsia="Times New Roman" w:hAnsi="Times New Roman" w:cs="Times New Roman"/>
          <w:b/>
          <w:bCs/>
          <w:color w:val="000000" w:themeColor="text1"/>
        </w:rPr>
        <w:t xml:space="preserve"> </w:t>
      </w:r>
    </w:p>
    <w:p w14:paraId="0FFDF07C" w14:textId="25405334" w:rsidR="7630E10B" w:rsidRDefault="7630E10B" w:rsidP="000B17D9">
      <w:pPr>
        <w:pStyle w:val="ListParagraph"/>
        <w:numPr>
          <w:ilvl w:val="0"/>
          <w:numId w:val="15"/>
        </w:numPr>
        <w:shd w:val="clear" w:color="auto" w:fill="FFFFFF" w:themeFill="background1"/>
        <w:spacing w:after="240" w:line="240" w:lineRule="auto"/>
        <w:rPr>
          <w:rFonts w:ascii="Times New Roman" w:eastAsia="Times New Roman" w:hAnsi="Times New Roman" w:cs="Times New Roman"/>
          <w:b/>
          <w:bCs/>
          <w:color w:val="000000" w:themeColor="text1"/>
        </w:rPr>
      </w:pPr>
      <w:r w:rsidRPr="755F0BB5">
        <w:rPr>
          <w:rFonts w:ascii="Times New Roman" w:eastAsia="Times New Roman" w:hAnsi="Times New Roman" w:cs="Times New Roman"/>
          <w:b/>
          <w:bCs/>
          <w:color w:val="000000" w:themeColor="text1"/>
        </w:rPr>
        <w:t>Cash Flows in Investing</w:t>
      </w:r>
    </w:p>
    <w:p w14:paraId="737CD240" w14:textId="4EA9C952" w:rsidR="15D8EFBC" w:rsidRDefault="00AC1917" w:rsidP="755F0BB5">
      <w:pPr>
        <w:shd w:val="clear" w:color="auto" w:fill="FFFFFF" w:themeFill="background1"/>
        <w:spacing w:after="0" w:line="240" w:lineRule="auto"/>
        <w:jc w:val="both"/>
        <w:rPr>
          <w:rFonts w:ascii="Times New Roman" w:eastAsia="Times New Roman" w:hAnsi="Times New Roman" w:cs="Times New Roman"/>
          <w:color w:val="000000" w:themeColor="text1"/>
        </w:rPr>
      </w:pPr>
      <w:sdt>
        <w:sdtPr>
          <w:tag w:val="tii-similarity-U1VCTUlUVEVEX1dPUktfb2lkOjE6MzEwNDk4NTE2Mw=="/>
          <w:id w:val="249237711"/>
          <w:placeholder>
            <w:docPart w:val="625A3E13E47F0A44AA98318FF0BACDEE"/>
          </w:placeholder>
          <w15:appearance w15:val="hidden"/>
        </w:sdtPr>
        <w:sdtEndPr/>
        <w:sdtContent>
          <w:r w:rsidR="6928BD8E" w:rsidRPr="2DBADD1A">
            <w:rPr>
              <w:rFonts w:ascii="Times New Roman" w:eastAsia="Times New Roman" w:hAnsi="Times New Roman" w:cs="Times New Roman"/>
              <w:color w:val="000000" w:themeColor="text1"/>
            </w:rPr>
            <w:t>Cash flows from investing activities are expected to</w:t>
          </w:r>
        </w:sdtContent>
      </w:sdt>
      <w:r w:rsidR="6928BD8E" w:rsidRPr="2DBADD1A">
        <w:rPr>
          <w:rFonts w:ascii="Times New Roman" w:eastAsia="Times New Roman" w:hAnsi="Times New Roman" w:cs="Times New Roman"/>
          <w:color w:val="000000" w:themeColor="text1"/>
        </w:rPr>
        <w:t xml:space="preserve"> be negative in most quarters over the forecast period. Net investing cash flow fluctuates between approximately –$875 million and $1.56 billion, driven mainly by capital expenditures and changes in marketable securities. Capital expenditures are assumed to remain </w:t>
      </w:r>
      <w:proofErr w:type="gramStart"/>
      <w:r w:rsidR="6928BD8E" w:rsidRPr="2DBADD1A">
        <w:rPr>
          <w:rFonts w:ascii="Times New Roman" w:eastAsia="Times New Roman" w:hAnsi="Times New Roman" w:cs="Times New Roman"/>
          <w:color w:val="000000" w:themeColor="text1"/>
        </w:rPr>
        <w:t>fairly consistent</w:t>
      </w:r>
      <w:proofErr w:type="gramEnd"/>
      <w:r w:rsidR="6928BD8E" w:rsidRPr="2DBADD1A">
        <w:rPr>
          <w:rFonts w:ascii="Times New Roman" w:eastAsia="Times New Roman" w:hAnsi="Times New Roman" w:cs="Times New Roman"/>
          <w:color w:val="000000" w:themeColor="text1"/>
        </w:rPr>
        <w:t xml:space="preserve"> and focused on maintaining and improving PayPal’s platform and infrastructure, rather than supporting expansion-related projects.</w:t>
      </w:r>
    </w:p>
    <w:p w14:paraId="7376398F" w14:textId="371EF6D1" w:rsidR="15D8EFBC" w:rsidRDefault="15D8EFBC" w:rsidP="755F0BB5">
      <w:pPr>
        <w:shd w:val="clear" w:color="auto" w:fill="FFFFFF" w:themeFill="background1"/>
        <w:spacing w:after="0" w:line="240" w:lineRule="auto"/>
        <w:jc w:val="both"/>
      </w:pPr>
      <w:r w:rsidRPr="755F0BB5">
        <w:rPr>
          <w:rFonts w:ascii="Times New Roman" w:eastAsia="Times New Roman" w:hAnsi="Times New Roman" w:cs="Times New Roman"/>
          <w:color w:val="000000" w:themeColor="text1"/>
        </w:rPr>
        <w:t xml:space="preserve"> </w:t>
      </w:r>
    </w:p>
    <w:p w14:paraId="6F230612" w14:textId="79957EC0" w:rsidR="15D8EFBC" w:rsidRDefault="49DD0536" w:rsidP="755F0BB5">
      <w:pPr>
        <w:shd w:val="clear" w:color="auto" w:fill="FFFFFF" w:themeFill="background1"/>
        <w:spacing w:after="0" w:line="240" w:lineRule="auto"/>
        <w:jc w:val="both"/>
        <w:rPr>
          <w:rFonts w:ascii="Times New Roman" w:eastAsia="Times New Roman" w:hAnsi="Times New Roman" w:cs="Times New Roman"/>
          <w:color w:val="000000" w:themeColor="text1"/>
        </w:rPr>
      </w:pPr>
      <w:r w:rsidRPr="6039D19A">
        <w:rPr>
          <w:rFonts w:ascii="Times New Roman" w:eastAsia="Times New Roman" w:hAnsi="Times New Roman" w:cs="Times New Roman"/>
          <w:color w:val="000000" w:themeColor="text1"/>
        </w:rPr>
        <w:t>In some</w:t>
      </w:r>
      <w:r w:rsidR="5CCEDBB9" w:rsidRPr="6039D19A">
        <w:rPr>
          <w:rFonts w:ascii="Times New Roman" w:eastAsia="Times New Roman" w:hAnsi="Times New Roman" w:cs="Times New Roman"/>
          <w:color w:val="000000" w:themeColor="text1"/>
        </w:rPr>
        <w:t xml:space="preserve"> of the forecasted</w:t>
      </w:r>
      <w:r w:rsidRPr="6039D19A">
        <w:rPr>
          <w:rFonts w:ascii="Times New Roman" w:eastAsia="Times New Roman" w:hAnsi="Times New Roman" w:cs="Times New Roman"/>
          <w:color w:val="000000" w:themeColor="text1"/>
        </w:rPr>
        <w:t xml:space="preserve"> quarters, investing cash flow turns positive because </w:t>
      </w:r>
      <w:r w:rsidR="5B83B147" w:rsidRPr="6039D19A">
        <w:rPr>
          <w:rFonts w:ascii="Times New Roman" w:eastAsia="Times New Roman" w:hAnsi="Times New Roman" w:cs="Times New Roman"/>
          <w:color w:val="000000" w:themeColor="text1"/>
        </w:rPr>
        <w:t>partial</w:t>
      </w:r>
      <w:r w:rsidRPr="6039D19A">
        <w:rPr>
          <w:rFonts w:ascii="Times New Roman" w:eastAsia="Times New Roman" w:hAnsi="Times New Roman" w:cs="Times New Roman"/>
          <w:color w:val="000000" w:themeColor="text1"/>
        </w:rPr>
        <w:t xml:space="preserve"> short-term investments </w:t>
      </w:r>
      <w:r w:rsidR="29530035" w:rsidRPr="6039D19A">
        <w:rPr>
          <w:rFonts w:ascii="Times New Roman" w:eastAsia="Times New Roman" w:hAnsi="Times New Roman" w:cs="Times New Roman"/>
          <w:color w:val="000000" w:themeColor="text1"/>
        </w:rPr>
        <w:t>are</w:t>
      </w:r>
      <w:r w:rsidRPr="6039D19A">
        <w:rPr>
          <w:rFonts w:ascii="Times New Roman" w:eastAsia="Times New Roman" w:hAnsi="Times New Roman" w:cs="Times New Roman"/>
          <w:color w:val="000000" w:themeColor="text1"/>
        </w:rPr>
        <w:t xml:space="preserve"> converted into cash in the forecast, which helps offset capital expenditures. Overall, investing activity </w:t>
      </w:r>
      <w:r w:rsidR="2B284924" w:rsidRPr="6039D19A">
        <w:rPr>
          <w:rFonts w:ascii="Times New Roman" w:eastAsia="Times New Roman" w:hAnsi="Times New Roman" w:cs="Times New Roman"/>
          <w:color w:val="000000" w:themeColor="text1"/>
        </w:rPr>
        <w:t>is expected to be</w:t>
      </w:r>
      <w:r w:rsidRPr="6039D19A">
        <w:rPr>
          <w:rFonts w:ascii="Times New Roman" w:eastAsia="Times New Roman" w:hAnsi="Times New Roman" w:cs="Times New Roman"/>
          <w:color w:val="000000" w:themeColor="text1"/>
        </w:rPr>
        <w:t xml:space="preserve"> </w:t>
      </w:r>
      <w:r w:rsidR="009E17CF" w:rsidRPr="6039D19A">
        <w:rPr>
          <w:rFonts w:ascii="Times New Roman" w:eastAsia="Times New Roman" w:hAnsi="Times New Roman" w:cs="Times New Roman"/>
          <w:color w:val="000000" w:themeColor="text1"/>
        </w:rPr>
        <w:t>less</w:t>
      </w:r>
      <w:r w:rsidRPr="6039D19A">
        <w:rPr>
          <w:rFonts w:ascii="Times New Roman" w:eastAsia="Times New Roman" w:hAnsi="Times New Roman" w:cs="Times New Roman"/>
          <w:color w:val="000000" w:themeColor="text1"/>
        </w:rPr>
        <w:t xml:space="preserve"> </w:t>
      </w:r>
      <w:r w:rsidR="135732F2" w:rsidRPr="6039D19A">
        <w:rPr>
          <w:rFonts w:ascii="Times New Roman" w:eastAsia="Times New Roman" w:hAnsi="Times New Roman" w:cs="Times New Roman"/>
          <w:color w:val="000000" w:themeColor="text1"/>
        </w:rPr>
        <w:t xml:space="preserve">compared </w:t>
      </w:r>
      <w:r w:rsidRPr="6039D19A">
        <w:rPr>
          <w:rFonts w:ascii="Times New Roman" w:eastAsia="Times New Roman" w:hAnsi="Times New Roman" w:cs="Times New Roman"/>
          <w:color w:val="000000" w:themeColor="text1"/>
        </w:rPr>
        <w:t xml:space="preserve">to operating cash inflows, </w:t>
      </w:r>
      <w:r w:rsidR="202AC742" w:rsidRPr="6039D19A">
        <w:rPr>
          <w:rFonts w:ascii="Times New Roman" w:eastAsia="Times New Roman" w:hAnsi="Times New Roman" w:cs="Times New Roman"/>
          <w:color w:val="000000" w:themeColor="text1"/>
        </w:rPr>
        <w:t>aligned</w:t>
      </w:r>
      <w:r w:rsidRPr="6039D19A">
        <w:rPr>
          <w:rFonts w:ascii="Times New Roman" w:eastAsia="Times New Roman" w:hAnsi="Times New Roman" w:cs="Times New Roman"/>
          <w:color w:val="000000" w:themeColor="text1"/>
        </w:rPr>
        <w:t xml:space="preserve"> with a cautious reinvestment assumption </w:t>
      </w:r>
      <w:r w:rsidR="2EC50CEE" w:rsidRPr="6039D19A">
        <w:rPr>
          <w:rFonts w:ascii="Times New Roman" w:eastAsia="Times New Roman" w:hAnsi="Times New Roman" w:cs="Times New Roman"/>
          <w:color w:val="000000" w:themeColor="text1"/>
        </w:rPr>
        <w:t xml:space="preserve">of PayPal. </w:t>
      </w:r>
    </w:p>
    <w:p w14:paraId="368CB3E3" w14:textId="72352A9B" w:rsidR="7827F033" w:rsidRDefault="7827F033" w:rsidP="2DBADD1A">
      <w:pPr>
        <w:shd w:val="clear" w:color="auto" w:fill="FFFFFF" w:themeFill="background1"/>
        <w:spacing w:after="0" w:line="240" w:lineRule="auto"/>
        <w:jc w:val="both"/>
        <w:rPr>
          <w:rFonts w:ascii="Times New Roman" w:eastAsia="Times New Roman" w:hAnsi="Times New Roman" w:cs="Times New Roman"/>
          <w:color w:val="000000" w:themeColor="text1"/>
        </w:rPr>
      </w:pPr>
    </w:p>
    <w:p w14:paraId="5BD63E15" w14:textId="423A4BAA" w:rsidR="7827F033" w:rsidRDefault="6BCD12D1" w:rsidP="000B17D9">
      <w:pPr>
        <w:pStyle w:val="ListParagraph"/>
        <w:numPr>
          <w:ilvl w:val="0"/>
          <w:numId w:val="15"/>
        </w:numPr>
        <w:shd w:val="clear" w:color="auto" w:fill="FFFFFF" w:themeFill="background1"/>
        <w:spacing w:after="240" w:line="240" w:lineRule="auto"/>
        <w:rPr>
          <w:rFonts w:ascii="Times New Roman" w:eastAsia="Times New Roman" w:hAnsi="Times New Roman" w:cs="Times New Roman"/>
          <w:b/>
          <w:bCs/>
          <w:color w:val="000000" w:themeColor="text1"/>
        </w:rPr>
      </w:pPr>
      <w:r w:rsidRPr="3061DE70">
        <w:rPr>
          <w:rFonts w:ascii="Times New Roman" w:eastAsia="Times New Roman" w:hAnsi="Times New Roman" w:cs="Times New Roman"/>
          <w:b/>
          <w:bCs/>
          <w:color w:val="000000" w:themeColor="text1"/>
        </w:rPr>
        <w:t>Cash Flows in Financing</w:t>
      </w:r>
    </w:p>
    <w:p w14:paraId="1ECFEDBA" w14:textId="3F11F8E1" w:rsidR="1A8D3EA3" w:rsidRDefault="66549D75" w:rsidP="755F0BB5">
      <w:pPr>
        <w:shd w:val="clear" w:color="auto" w:fill="FFFFFF" w:themeFill="background1"/>
        <w:spacing w:after="0" w:line="240" w:lineRule="auto"/>
        <w:jc w:val="both"/>
        <w:rPr>
          <w:rFonts w:ascii="Times New Roman" w:eastAsia="Times New Roman" w:hAnsi="Times New Roman" w:cs="Times New Roman"/>
          <w:color w:val="000000" w:themeColor="text1"/>
        </w:rPr>
      </w:pPr>
      <w:r w:rsidRPr="2DBADD1A">
        <w:rPr>
          <w:rFonts w:ascii="Times New Roman" w:eastAsia="Times New Roman" w:hAnsi="Times New Roman" w:cs="Times New Roman"/>
          <w:color w:val="000000" w:themeColor="text1"/>
        </w:rPr>
        <w:t xml:space="preserve">Cash flows from financing activities are mainly driven by share repurchases, which result in net cash outflows in most forecasted quarters. Share repurchases </w:t>
      </w:r>
      <w:sdt>
        <w:sdtPr>
          <w:tag w:val="tii-similarity-SU5URVJORVRfd3d3LnNlYy5nb3Y="/>
          <w:id w:val="577335998"/>
          <w:placeholder>
            <w:docPart w:val="F6FA07BEE30E9D44A6F827CB9B69BFE2"/>
          </w:placeholder>
          <w15:appearance w15:val="hidden"/>
        </w:sdtPr>
        <w:sdtEndPr/>
        <w:sdtContent>
          <w:r w:rsidRPr="2DBADD1A">
            <w:rPr>
              <w:rFonts w:ascii="Times New Roman" w:eastAsia="Times New Roman" w:hAnsi="Times New Roman" w:cs="Times New Roman"/>
              <w:color w:val="000000" w:themeColor="text1"/>
            </w:rPr>
            <w:t>are expected to be approximately $1.1 billion</w:t>
          </w:r>
        </w:sdtContent>
      </w:sdt>
      <w:r w:rsidRPr="2DBADD1A">
        <w:rPr>
          <w:rFonts w:ascii="Times New Roman" w:eastAsia="Times New Roman" w:hAnsi="Times New Roman" w:cs="Times New Roman"/>
          <w:color w:val="000000" w:themeColor="text1"/>
        </w:rPr>
        <w:t xml:space="preserve"> </w:t>
      </w:r>
      <w:sdt>
        <w:sdtPr>
          <w:tag w:val="tii-similarity-SU5URVJORVRfd3d3LnNlYy5nb3Y="/>
          <w:id w:val="493698927"/>
          <w:placeholder>
            <w:docPart w:val="F6FA07BEE30E9D44A6F827CB9B69BFE2"/>
          </w:placeholder>
          <w15:appearance w15:val="hidden"/>
        </w:sdtPr>
        <w:sdtEndPr/>
        <w:sdtContent>
          <w:r w:rsidRPr="2DBADD1A">
            <w:rPr>
              <w:rFonts w:ascii="Times New Roman" w:eastAsia="Times New Roman" w:hAnsi="Times New Roman" w:cs="Times New Roman"/>
              <w:color w:val="000000" w:themeColor="text1"/>
            </w:rPr>
            <w:t>to $1.3 billion</w:t>
          </w:r>
        </w:sdtContent>
      </w:sdt>
      <w:r w:rsidRPr="2DBADD1A">
        <w:rPr>
          <w:rFonts w:ascii="Times New Roman" w:eastAsia="Times New Roman" w:hAnsi="Times New Roman" w:cs="Times New Roman"/>
          <w:color w:val="000000" w:themeColor="text1"/>
        </w:rPr>
        <w:t xml:space="preserve"> per quarter, </w:t>
      </w:r>
      <w:r w:rsidR="30B09916" w:rsidRPr="2DBADD1A">
        <w:rPr>
          <w:rFonts w:ascii="Times New Roman" w:eastAsia="Times New Roman" w:hAnsi="Times New Roman" w:cs="Times New Roman"/>
          <w:color w:val="000000" w:themeColor="text1"/>
        </w:rPr>
        <w:t>making them the primary use of financing cash flows in the forecast. Limited short-term borrowing, such as commercial paper, is assumed in certain quarters to help manage short-term liquidity timing, rather than to support long-term financing needs. Additionally, there are no assumptions on new long-term debt issuance, which is consistent with PayPal’s conservative leverage profile and focus on maintaining balance sheet flexibility.</w:t>
      </w:r>
    </w:p>
    <w:p w14:paraId="520C6451" w14:textId="51CF10A5" w:rsidR="755F0BB5" w:rsidRDefault="755F0BB5" w:rsidP="755F0BB5">
      <w:pPr>
        <w:shd w:val="clear" w:color="auto" w:fill="FFFFFF" w:themeFill="background1"/>
        <w:spacing w:after="0" w:line="240" w:lineRule="auto"/>
        <w:rPr>
          <w:rFonts w:ascii="Times New Roman" w:eastAsia="Times New Roman" w:hAnsi="Times New Roman" w:cs="Times New Roman"/>
          <w:color w:val="000000" w:themeColor="text1"/>
        </w:rPr>
      </w:pPr>
    </w:p>
    <w:p w14:paraId="4519BE70" w14:textId="1A9F1730" w:rsidR="6039D19A" w:rsidRDefault="6039D19A" w:rsidP="6039D19A">
      <w:pPr>
        <w:shd w:val="clear" w:color="auto" w:fill="FFFFFF" w:themeFill="background1"/>
        <w:spacing w:after="0" w:line="240" w:lineRule="auto"/>
        <w:rPr>
          <w:rFonts w:ascii="Times New Roman" w:eastAsia="Times New Roman" w:hAnsi="Times New Roman" w:cs="Times New Roman"/>
          <w:color w:val="000000" w:themeColor="text1"/>
        </w:rPr>
      </w:pPr>
    </w:p>
    <w:p w14:paraId="05E78216" w14:textId="77D1B328" w:rsidR="7827F033" w:rsidRDefault="6BCD12D1" w:rsidP="64BED24F">
      <w:pPr>
        <w:shd w:val="clear" w:color="auto" w:fill="FFFFFF" w:themeFill="background1"/>
        <w:spacing w:after="0" w:line="240" w:lineRule="auto"/>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 xml:space="preserve"> </w:t>
      </w:r>
    </w:p>
    <w:p w14:paraId="0933E128" w14:textId="6369380F" w:rsidR="4C17DC61" w:rsidRDefault="6BCD12D1" w:rsidP="4C17DC61">
      <w:pPr>
        <w:shd w:val="clear" w:color="auto" w:fill="FFFFFF" w:themeFill="background1"/>
        <w:spacing w:after="0" w:line="240" w:lineRule="auto"/>
        <w:rPr>
          <w:rFonts w:ascii="Times New Roman" w:eastAsia="Times New Roman" w:hAnsi="Times New Roman" w:cs="Times New Roman"/>
          <w:b/>
          <w:bCs/>
          <w:color w:val="000000" w:themeColor="text1"/>
          <w:sz w:val="32"/>
          <w:szCs w:val="32"/>
        </w:rPr>
      </w:pPr>
      <w:r w:rsidRPr="3061DE70">
        <w:rPr>
          <w:rFonts w:ascii="Times New Roman" w:eastAsia="Times New Roman" w:hAnsi="Times New Roman" w:cs="Times New Roman"/>
          <w:b/>
          <w:bCs/>
          <w:color w:val="000000" w:themeColor="text1"/>
          <w:sz w:val="32"/>
          <w:szCs w:val="32"/>
        </w:rPr>
        <w:t xml:space="preserve">Part III. Comparative Analysis with Financial Ratios </w:t>
      </w:r>
    </w:p>
    <w:p w14:paraId="29BB5F36" w14:textId="65595E4D" w:rsidR="755F0BB5" w:rsidRDefault="755F0BB5" w:rsidP="6039D19A">
      <w:pPr>
        <w:shd w:val="clear" w:color="auto" w:fill="FFFFFF" w:themeFill="background1"/>
        <w:spacing w:after="0" w:line="240" w:lineRule="auto"/>
        <w:rPr>
          <w:rFonts w:ascii="Times New Roman" w:eastAsia="Times New Roman" w:hAnsi="Times New Roman" w:cs="Times New Roman"/>
          <w:b/>
          <w:bCs/>
          <w:color w:val="000000" w:themeColor="text1"/>
          <w:sz w:val="22"/>
          <w:szCs w:val="22"/>
        </w:rPr>
      </w:pPr>
    </w:p>
    <w:p w14:paraId="4EB1639B" w14:textId="4A9D927F" w:rsidR="74958C74" w:rsidRDefault="74958C74" w:rsidP="755F0BB5">
      <w:pPr>
        <w:shd w:val="clear" w:color="auto" w:fill="FFFFFF" w:themeFill="background1"/>
        <w:spacing w:after="0" w:line="240" w:lineRule="auto"/>
        <w:jc w:val="both"/>
        <w:rPr>
          <w:rFonts w:ascii="Times New Roman" w:eastAsia="Times New Roman" w:hAnsi="Times New Roman" w:cs="Times New Roman"/>
          <w:color w:val="000000" w:themeColor="text1"/>
        </w:rPr>
      </w:pPr>
      <w:r w:rsidRPr="755F0BB5">
        <w:rPr>
          <w:rFonts w:ascii="Times New Roman" w:eastAsia="Times New Roman" w:hAnsi="Times New Roman" w:cs="Times New Roman"/>
          <w:color w:val="000000" w:themeColor="text1"/>
        </w:rPr>
        <w:t xml:space="preserve">The below analysis indicates PayPal’s forecasted financial performance using key financial ratios calculated from the projected income statement, balance sheet, and cash flow statement. </w:t>
      </w:r>
    </w:p>
    <w:p w14:paraId="62707952" w14:textId="36F93229" w:rsidR="3061DE70" w:rsidRDefault="59B0C8F2" w:rsidP="3061DE70">
      <w:pPr>
        <w:shd w:val="clear" w:color="auto" w:fill="FFFFFF" w:themeFill="background1"/>
        <w:spacing w:after="0" w:line="240" w:lineRule="auto"/>
        <w:rPr>
          <w:rFonts w:ascii="Times New Roman" w:eastAsia="Times New Roman" w:hAnsi="Times New Roman" w:cs="Times New Roman"/>
          <w:b/>
          <w:bCs/>
          <w:color w:val="000000" w:themeColor="text1"/>
          <w:sz w:val="32"/>
          <w:szCs w:val="32"/>
        </w:rPr>
      </w:pPr>
      <w:r>
        <w:rPr>
          <w:noProof/>
        </w:rPr>
        <w:lastRenderedPageBreak/>
        <w:drawing>
          <wp:inline distT="0" distB="0" distL="0" distR="0" wp14:anchorId="4E0B70A2" wp14:editId="1D838875">
            <wp:extent cx="5825456" cy="2688672"/>
            <wp:effectExtent l="0" t="0" r="0" b="0"/>
            <wp:docPr id="1630867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67472" name=""/>
                    <pic:cNvPicPr/>
                  </pic:nvPicPr>
                  <pic:blipFill>
                    <a:blip r:embed="rId15">
                      <a:extLst>
                        <a:ext uri="{28A0092B-C50C-407E-A947-70E740481C1C}">
                          <a14:useLocalDpi xmlns:a14="http://schemas.microsoft.com/office/drawing/2010/main"/>
                        </a:ext>
                      </a:extLst>
                    </a:blip>
                    <a:stretch>
                      <a:fillRect/>
                    </a:stretch>
                  </pic:blipFill>
                  <pic:spPr>
                    <a:xfrm>
                      <a:off x="0" y="0"/>
                      <a:ext cx="5825456" cy="2688672"/>
                    </a:xfrm>
                    <a:prstGeom prst="rect">
                      <a:avLst/>
                    </a:prstGeom>
                  </pic:spPr>
                </pic:pic>
              </a:graphicData>
            </a:graphic>
          </wp:inline>
        </w:drawing>
      </w:r>
    </w:p>
    <w:p w14:paraId="3E7604EB" w14:textId="35B7197E" w:rsidR="6039D19A" w:rsidRDefault="6039D19A" w:rsidP="6039D19A">
      <w:pPr>
        <w:shd w:val="clear" w:color="auto" w:fill="FFFFFF" w:themeFill="background1"/>
        <w:spacing w:after="0" w:line="240" w:lineRule="auto"/>
        <w:rPr>
          <w:rFonts w:ascii="Times New Roman" w:eastAsia="Times New Roman" w:hAnsi="Times New Roman" w:cs="Times New Roman"/>
          <w:b/>
          <w:bCs/>
          <w:color w:val="000000" w:themeColor="text1"/>
          <w:sz w:val="22"/>
          <w:szCs w:val="22"/>
        </w:rPr>
      </w:pPr>
    </w:p>
    <w:p w14:paraId="4FE3119E" w14:textId="451BFF38" w:rsidR="7827F033" w:rsidRDefault="6BCD12D1" w:rsidP="64BED24F">
      <w:pPr>
        <w:shd w:val="clear" w:color="auto" w:fill="FFFFFF" w:themeFill="background1"/>
        <w:spacing w:after="0" w:line="240" w:lineRule="auto"/>
        <w:rPr>
          <w:rFonts w:ascii="Times New Roman" w:eastAsia="Times New Roman" w:hAnsi="Times New Roman" w:cs="Times New Roman"/>
          <w:b/>
          <w:bCs/>
          <w:color w:val="000000" w:themeColor="text1"/>
          <w:sz w:val="28"/>
          <w:szCs w:val="28"/>
        </w:rPr>
      </w:pPr>
      <w:r w:rsidRPr="3061DE70">
        <w:rPr>
          <w:rFonts w:ascii="Times New Roman" w:eastAsia="Times New Roman" w:hAnsi="Times New Roman" w:cs="Times New Roman"/>
          <w:b/>
          <w:bCs/>
          <w:color w:val="000000" w:themeColor="text1"/>
          <w:sz w:val="28"/>
          <w:szCs w:val="28"/>
        </w:rPr>
        <w:t xml:space="preserve">1) Liquidity (Safety) </w:t>
      </w:r>
    </w:p>
    <w:p w14:paraId="3205D8F0" w14:textId="7649F204" w:rsidR="1DE478DE" w:rsidRDefault="1DE478DE" w:rsidP="2DBADD1A">
      <w:pPr>
        <w:shd w:val="clear" w:color="auto" w:fill="FFFFFF" w:themeFill="background1"/>
        <w:spacing w:after="0" w:line="240" w:lineRule="auto"/>
        <w:rPr>
          <w:rFonts w:ascii="Times New Roman" w:eastAsia="Times New Roman" w:hAnsi="Times New Roman" w:cs="Times New Roman"/>
          <w:b/>
          <w:bCs/>
          <w:color w:val="000000" w:themeColor="text1"/>
          <w:sz w:val="22"/>
          <w:szCs w:val="22"/>
        </w:rPr>
      </w:pPr>
      <w:r>
        <w:rPr>
          <w:noProof/>
        </w:rPr>
        <w:drawing>
          <wp:inline distT="0" distB="0" distL="0" distR="0" wp14:anchorId="45FB64F7" wp14:editId="61F6B50E">
            <wp:extent cx="5943600" cy="409575"/>
            <wp:effectExtent l="0" t="0" r="0" b="0"/>
            <wp:docPr id="1717696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9679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09575"/>
                    </a:xfrm>
                    <a:prstGeom prst="rect">
                      <a:avLst/>
                    </a:prstGeom>
                  </pic:spPr>
                </pic:pic>
              </a:graphicData>
            </a:graphic>
          </wp:inline>
        </w:drawing>
      </w:r>
    </w:p>
    <w:p w14:paraId="0C3BC509" w14:textId="794727D2" w:rsidR="313C8272" w:rsidRDefault="3A7911C3" w:rsidP="000B17D9">
      <w:pPr>
        <w:pStyle w:val="ListParagraph"/>
        <w:numPr>
          <w:ilvl w:val="0"/>
          <w:numId w:val="20"/>
        </w:numPr>
        <w:shd w:val="clear" w:color="auto" w:fill="FFFFFF" w:themeFill="background1"/>
        <w:spacing w:after="240" w:line="240" w:lineRule="auto"/>
        <w:rPr>
          <w:rFonts w:ascii="Times New Roman" w:eastAsia="Times New Roman" w:hAnsi="Times New Roman" w:cs="Times New Roman"/>
          <w:b/>
          <w:bCs/>
          <w:color w:val="000000" w:themeColor="text1"/>
        </w:rPr>
      </w:pPr>
      <w:r w:rsidRPr="6039D19A">
        <w:rPr>
          <w:rFonts w:ascii="Times New Roman" w:eastAsia="Times New Roman" w:hAnsi="Times New Roman" w:cs="Times New Roman"/>
          <w:b/>
          <w:bCs/>
          <w:color w:val="000000" w:themeColor="text1"/>
        </w:rPr>
        <w:t>Current Ratio</w:t>
      </w:r>
    </w:p>
    <w:p w14:paraId="1C1D4FE9" w14:textId="0674E159" w:rsidR="016589B1" w:rsidRDefault="6EF42032" w:rsidP="6039D19A">
      <w:pPr>
        <w:shd w:val="clear" w:color="auto" w:fill="FFFFFF" w:themeFill="background1"/>
        <w:spacing w:after="0" w:line="240" w:lineRule="auto"/>
        <w:jc w:val="both"/>
        <w:rPr>
          <w:rFonts w:ascii="Times New Roman" w:eastAsia="Times New Roman" w:hAnsi="Times New Roman" w:cs="Times New Roman"/>
          <w:color w:val="000000" w:themeColor="text1"/>
        </w:rPr>
      </w:pPr>
      <w:r w:rsidRPr="73745B76">
        <w:rPr>
          <w:rFonts w:ascii="Times New Roman" w:eastAsia="Times New Roman" w:hAnsi="Times New Roman" w:cs="Times New Roman"/>
          <w:color w:val="000000" w:themeColor="text1"/>
        </w:rPr>
        <w:t xml:space="preserve">PayPal’s current ratio stays consistent across the forecasted quarters, ranging between 1.31 and 1.35. </w:t>
      </w:r>
      <w:r w:rsidR="0FB914D7" w:rsidRPr="73745B76">
        <w:rPr>
          <w:rFonts w:ascii="Times New Roman" w:eastAsia="Times New Roman" w:hAnsi="Times New Roman" w:cs="Times New Roman"/>
          <w:color w:val="000000" w:themeColor="text1"/>
        </w:rPr>
        <w:t>This range is consistent with PayPal’s recent actual quarter and shows management’s emphasis on maintaining sufficient short-term liquidity while avoiding excess assets. Based on historical balance sheet patterns in PayPal’s Form 10-Q, current assets and current liabilities are assumed to scale proportionally with revenue</w:t>
      </w:r>
      <w:r w:rsidR="07DB6414" w:rsidRPr="73745B76">
        <w:rPr>
          <w:rFonts w:ascii="Times New Roman" w:eastAsia="Times New Roman" w:hAnsi="Times New Roman" w:cs="Times New Roman"/>
          <w:color w:val="000000" w:themeColor="text1"/>
        </w:rPr>
        <w:t xml:space="preserve">, </w:t>
      </w:r>
      <w:r w:rsidR="0FB914D7" w:rsidRPr="73745B76">
        <w:rPr>
          <w:rFonts w:ascii="Times New Roman" w:eastAsia="Times New Roman" w:hAnsi="Times New Roman" w:cs="Times New Roman"/>
          <w:color w:val="000000" w:themeColor="text1"/>
        </w:rPr>
        <w:t xml:space="preserve">resulting in a </w:t>
      </w:r>
      <w:r w:rsidR="0C13AB21" w:rsidRPr="73745B76">
        <w:rPr>
          <w:rFonts w:ascii="Times New Roman" w:eastAsia="Times New Roman" w:hAnsi="Times New Roman" w:cs="Times New Roman"/>
          <w:color w:val="000000" w:themeColor="text1"/>
        </w:rPr>
        <w:t>stable ratio</w:t>
      </w:r>
      <w:r w:rsidR="0FB914D7" w:rsidRPr="73745B76">
        <w:rPr>
          <w:rFonts w:ascii="Times New Roman" w:eastAsia="Times New Roman" w:hAnsi="Times New Roman" w:cs="Times New Roman"/>
          <w:color w:val="000000" w:themeColor="text1"/>
        </w:rPr>
        <w:t xml:space="preserve"> throughout the forecast period (PayPal Form 10-Q, 2025).</w:t>
      </w:r>
    </w:p>
    <w:p w14:paraId="2C6B53B0" w14:textId="00A2B4AC" w:rsidR="6039D19A" w:rsidRDefault="6039D19A" w:rsidP="6039D19A">
      <w:pPr>
        <w:shd w:val="clear" w:color="auto" w:fill="FFFFFF" w:themeFill="background1"/>
        <w:spacing w:after="0" w:line="240" w:lineRule="auto"/>
        <w:jc w:val="both"/>
        <w:rPr>
          <w:rFonts w:ascii="Times New Roman" w:eastAsia="Times New Roman" w:hAnsi="Times New Roman" w:cs="Times New Roman"/>
          <w:b/>
          <w:bCs/>
          <w:color w:val="000000" w:themeColor="text1"/>
        </w:rPr>
      </w:pPr>
    </w:p>
    <w:p w14:paraId="24EDFC27" w14:textId="6ECC9A75" w:rsidR="313C8272" w:rsidRDefault="3A7911C3" w:rsidP="000B17D9">
      <w:pPr>
        <w:pStyle w:val="ListParagraph"/>
        <w:numPr>
          <w:ilvl w:val="0"/>
          <w:numId w:val="20"/>
        </w:numPr>
        <w:shd w:val="clear" w:color="auto" w:fill="FFFFFF" w:themeFill="background1"/>
        <w:spacing w:after="240" w:line="240" w:lineRule="auto"/>
        <w:rPr>
          <w:rFonts w:ascii="Times New Roman" w:eastAsia="Times New Roman" w:hAnsi="Times New Roman" w:cs="Times New Roman"/>
          <w:b/>
          <w:bCs/>
          <w:color w:val="000000" w:themeColor="text1"/>
        </w:rPr>
      </w:pPr>
      <w:r w:rsidRPr="6039D19A">
        <w:rPr>
          <w:rFonts w:ascii="Times New Roman" w:eastAsia="Times New Roman" w:hAnsi="Times New Roman" w:cs="Times New Roman"/>
          <w:b/>
          <w:bCs/>
          <w:color w:val="000000" w:themeColor="text1"/>
        </w:rPr>
        <w:t>Quick Ratio</w:t>
      </w:r>
    </w:p>
    <w:p w14:paraId="5EEED2E6" w14:textId="6401043A" w:rsidR="21257F81" w:rsidRDefault="319EB746" w:rsidP="2DBADD1A">
      <w:pPr>
        <w:shd w:val="clear" w:color="auto" w:fill="FFFFFF" w:themeFill="background1"/>
        <w:spacing w:after="0" w:line="240" w:lineRule="auto"/>
        <w:jc w:val="both"/>
        <w:rPr>
          <w:rFonts w:ascii="Times New Roman" w:eastAsia="Times New Roman" w:hAnsi="Times New Roman" w:cs="Times New Roman"/>
          <w:color w:val="000000" w:themeColor="text1"/>
        </w:rPr>
      </w:pPr>
      <w:r w:rsidRPr="2DBADD1A">
        <w:rPr>
          <w:rFonts w:ascii="Times New Roman" w:eastAsia="Times New Roman" w:hAnsi="Times New Roman" w:cs="Times New Roman"/>
          <w:color w:val="000000" w:themeColor="text1"/>
        </w:rPr>
        <w:t xml:space="preserve">The quick ratio </w:t>
      </w:r>
      <w:r w:rsidR="471CFD7D" w:rsidRPr="2DBADD1A">
        <w:rPr>
          <w:rFonts w:ascii="Times New Roman" w:eastAsia="Times New Roman" w:hAnsi="Times New Roman" w:cs="Times New Roman"/>
          <w:color w:val="000000" w:themeColor="text1"/>
        </w:rPr>
        <w:t xml:space="preserve">also </w:t>
      </w:r>
      <w:r w:rsidR="75633F26" w:rsidRPr="2DBADD1A">
        <w:rPr>
          <w:rFonts w:ascii="Times New Roman" w:eastAsia="Times New Roman" w:hAnsi="Times New Roman" w:cs="Times New Roman"/>
          <w:color w:val="000000" w:themeColor="text1"/>
        </w:rPr>
        <w:t>has</w:t>
      </w:r>
      <w:r w:rsidR="471CFD7D" w:rsidRPr="2DBADD1A">
        <w:rPr>
          <w:rFonts w:ascii="Times New Roman" w:eastAsia="Times New Roman" w:hAnsi="Times New Roman" w:cs="Times New Roman"/>
          <w:color w:val="000000" w:themeColor="text1"/>
        </w:rPr>
        <w:t xml:space="preserve"> </w:t>
      </w:r>
      <w:r w:rsidRPr="2DBADD1A">
        <w:rPr>
          <w:rFonts w:ascii="Times New Roman" w:eastAsia="Times New Roman" w:hAnsi="Times New Roman" w:cs="Times New Roman"/>
          <w:color w:val="000000" w:themeColor="text1"/>
        </w:rPr>
        <w:t xml:space="preserve">a similar pattern </w:t>
      </w:r>
      <w:r w:rsidR="62EC6A4D" w:rsidRPr="2DBADD1A">
        <w:rPr>
          <w:rFonts w:ascii="Times New Roman" w:eastAsia="Times New Roman" w:hAnsi="Times New Roman" w:cs="Times New Roman"/>
          <w:color w:val="000000" w:themeColor="text1"/>
        </w:rPr>
        <w:t xml:space="preserve">with </w:t>
      </w:r>
      <w:r w:rsidRPr="2DBADD1A">
        <w:rPr>
          <w:rFonts w:ascii="Times New Roman" w:eastAsia="Times New Roman" w:hAnsi="Times New Roman" w:cs="Times New Roman"/>
          <w:color w:val="000000" w:themeColor="text1"/>
        </w:rPr>
        <w:t>the current ratio</w:t>
      </w:r>
      <w:r w:rsidR="368FF7F3" w:rsidRPr="2DBADD1A">
        <w:rPr>
          <w:rFonts w:ascii="Times New Roman" w:eastAsia="Times New Roman" w:hAnsi="Times New Roman" w:cs="Times New Roman"/>
          <w:color w:val="000000" w:themeColor="text1"/>
        </w:rPr>
        <w:t xml:space="preserve">, </w:t>
      </w:r>
      <w:r w:rsidRPr="2DBADD1A">
        <w:rPr>
          <w:rFonts w:ascii="Times New Roman" w:eastAsia="Times New Roman" w:hAnsi="Times New Roman" w:cs="Times New Roman"/>
          <w:color w:val="000000" w:themeColor="text1"/>
        </w:rPr>
        <w:t>remain</w:t>
      </w:r>
      <w:r w:rsidR="4F56654F" w:rsidRPr="2DBADD1A">
        <w:rPr>
          <w:rFonts w:ascii="Times New Roman" w:eastAsia="Times New Roman" w:hAnsi="Times New Roman" w:cs="Times New Roman"/>
          <w:color w:val="000000" w:themeColor="text1"/>
        </w:rPr>
        <w:t>ing</w:t>
      </w:r>
      <w:r w:rsidRPr="2DBADD1A">
        <w:rPr>
          <w:rFonts w:ascii="Times New Roman" w:eastAsia="Times New Roman" w:hAnsi="Times New Roman" w:cs="Times New Roman"/>
          <w:color w:val="000000" w:themeColor="text1"/>
        </w:rPr>
        <w:t xml:space="preserve"> stable across the forecasted </w:t>
      </w:r>
      <w:r w:rsidR="5FEAC31B" w:rsidRPr="2DBADD1A">
        <w:rPr>
          <w:rFonts w:ascii="Times New Roman" w:eastAsia="Times New Roman" w:hAnsi="Times New Roman" w:cs="Times New Roman"/>
          <w:color w:val="000000" w:themeColor="text1"/>
        </w:rPr>
        <w:t>period</w:t>
      </w:r>
      <w:r w:rsidRPr="2DBADD1A">
        <w:rPr>
          <w:rFonts w:ascii="Times New Roman" w:eastAsia="Times New Roman" w:hAnsi="Times New Roman" w:cs="Times New Roman"/>
          <w:color w:val="000000" w:themeColor="text1"/>
        </w:rPr>
        <w:t xml:space="preserve">. This assumption is based on </w:t>
      </w:r>
      <w:sdt>
        <w:sdtPr>
          <w:tag w:val="tii-similarity-U1VCTUlUVEVEX1dPUktfb2lkOjI3MjEwOjIzMDM2NjI1Ng=="/>
          <w:id w:val="2027079624"/>
          <w:placeholder>
            <w:docPart w:val="02F232E372A55145A7070513C665F00F"/>
          </w:placeholder>
          <w15:appearance w15:val="hidden"/>
        </w:sdtPr>
        <w:sdtEndPr/>
        <w:sdtContent>
          <w:r w:rsidRPr="2DBADD1A">
            <w:rPr>
              <w:rFonts w:ascii="Times New Roman" w:eastAsia="Times New Roman" w:hAnsi="Times New Roman" w:cs="Times New Roman"/>
              <w:color w:val="000000" w:themeColor="text1"/>
            </w:rPr>
            <w:t>PayPal’s balance sheet</w:t>
          </w:r>
        </w:sdtContent>
      </w:sdt>
      <w:r w:rsidRPr="2DBADD1A">
        <w:rPr>
          <w:rFonts w:ascii="Times New Roman" w:eastAsia="Times New Roman" w:hAnsi="Times New Roman" w:cs="Times New Roman"/>
          <w:color w:val="000000" w:themeColor="text1"/>
        </w:rPr>
        <w:t xml:space="preserve"> structure, where </w:t>
      </w:r>
      <w:proofErr w:type="gramStart"/>
      <w:r w:rsidRPr="2DBADD1A">
        <w:rPr>
          <w:rFonts w:ascii="Times New Roman" w:eastAsia="Times New Roman" w:hAnsi="Times New Roman" w:cs="Times New Roman"/>
          <w:color w:val="000000" w:themeColor="text1"/>
        </w:rPr>
        <w:t>the majority of</w:t>
      </w:r>
      <w:proofErr w:type="gramEnd"/>
      <w:r w:rsidRPr="2DBADD1A">
        <w:rPr>
          <w:rFonts w:ascii="Times New Roman" w:eastAsia="Times New Roman" w:hAnsi="Times New Roman" w:cs="Times New Roman"/>
          <w:color w:val="000000" w:themeColor="text1"/>
        </w:rPr>
        <w:t xml:space="preserve"> current assets </w:t>
      </w:r>
      <w:r w:rsidR="7F8410DB" w:rsidRPr="2DBADD1A">
        <w:rPr>
          <w:rFonts w:ascii="Times New Roman" w:eastAsia="Times New Roman" w:hAnsi="Times New Roman" w:cs="Times New Roman"/>
          <w:color w:val="000000" w:themeColor="text1"/>
        </w:rPr>
        <w:t>have</w:t>
      </w:r>
      <w:r w:rsidRPr="2DBADD1A">
        <w:rPr>
          <w:rFonts w:ascii="Times New Roman" w:eastAsia="Times New Roman" w:hAnsi="Times New Roman" w:cs="Times New Roman"/>
          <w:color w:val="000000" w:themeColor="text1"/>
        </w:rPr>
        <w:t xml:space="preserve"> cash, marketable securities, and receivables rather than inventory. As a result, excluding less liquid current assets does not significantly change PayPal’s liquidity position. </w:t>
      </w:r>
    </w:p>
    <w:p w14:paraId="3169C33A" w14:textId="12BA8732" w:rsidR="313C8272" w:rsidRDefault="313C8272" w:rsidP="755F0BB5">
      <w:pPr>
        <w:shd w:val="clear" w:color="auto" w:fill="FFFFFF" w:themeFill="background1"/>
        <w:spacing w:after="0" w:line="240" w:lineRule="auto"/>
      </w:pPr>
      <w:r w:rsidRPr="755F0BB5">
        <w:rPr>
          <w:rFonts w:ascii="Times New Roman" w:eastAsia="Times New Roman" w:hAnsi="Times New Roman" w:cs="Times New Roman"/>
          <w:color w:val="000000" w:themeColor="text1"/>
        </w:rPr>
        <w:t xml:space="preserve"> </w:t>
      </w:r>
    </w:p>
    <w:p w14:paraId="5C315EDE" w14:textId="355B218E" w:rsidR="313C8272" w:rsidRDefault="3A7911C3" w:rsidP="000B17D9">
      <w:pPr>
        <w:pStyle w:val="ListParagraph"/>
        <w:numPr>
          <w:ilvl w:val="0"/>
          <w:numId w:val="20"/>
        </w:numPr>
        <w:shd w:val="clear" w:color="auto" w:fill="FFFFFF" w:themeFill="background1"/>
        <w:spacing w:after="240" w:line="240" w:lineRule="auto"/>
        <w:rPr>
          <w:rFonts w:ascii="Times New Roman" w:eastAsia="Times New Roman" w:hAnsi="Times New Roman" w:cs="Times New Roman"/>
          <w:b/>
          <w:bCs/>
          <w:color w:val="000000" w:themeColor="text1"/>
        </w:rPr>
      </w:pPr>
      <w:r w:rsidRPr="6039D19A">
        <w:rPr>
          <w:rFonts w:ascii="Times New Roman" w:eastAsia="Times New Roman" w:hAnsi="Times New Roman" w:cs="Times New Roman"/>
          <w:b/>
          <w:bCs/>
          <w:color w:val="000000" w:themeColor="text1"/>
        </w:rPr>
        <w:t>Accounts Receivable Turnover</w:t>
      </w:r>
    </w:p>
    <w:p w14:paraId="1B20A563" w14:textId="71ABB090" w:rsidR="313C8272" w:rsidRDefault="796BE9E5" w:rsidP="6039D19A">
      <w:pPr>
        <w:shd w:val="clear" w:color="auto" w:fill="FFFFFF" w:themeFill="background1"/>
        <w:spacing w:after="0" w:line="240" w:lineRule="auto"/>
        <w:jc w:val="both"/>
        <w:rPr>
          <w:rFonts w:ascii="Times New Roman" w:eastAsia="Times New Roman" w:hAnsi="Times New Roman" w:cs="Times New Roman"/>
          <w:color w:val="000000" w:themeColor="text1"/>
        </w:rPr>
      </w:pPr>
      <w:r w:rsidRPr="73745B76">
        <w:rPr>
          <w:rFonts w:ascii="Times New Roman" w:eastAsia="Times New Roman" w:hAnsi="Times New Roman" w:cs="Times New Roman"/>
          <w:color w:val="000000" w:themeColor="text1"/>
        </w:rPr>
        <w:t xml:space="preserve">Accounts' receivable turnover </w:t>
      </w:r>
      <w:r w:rsidR="7119C13C" w:rsidRPr="73745B76">
        <w:rPr>
          <w:rFonts w:ascii="Times New Roman" w:eastAsia="Times New Roman" w:hAnsi="Times New Roman" w:cs="Times New Roman"/>
          <w:color w:val="000000" w:themeColor="text1"/>
        </w:rPr>
        <w:t xml:space="preserve">value </w:t>
      </w:r>
      <w:r w:rsidRPr="73745B76">
        <w:rPr>
          <w:rFonts w:ascii="Times New Roman" w:eastAsia="Times New Roman" w:hAnsi="Times New Roman" w:cs="Times New Roman"/>
          <w:color w:val="000000" w:themeColor="text1"/>
        </w:rPr>
        <w:t>remains constant at 8.65 over the forecast</w:t>
      </w:r>
      <w:r w:rsidR="089E987B" w:rsidRPr="73745B76">
        <w:rPr>
          <w:rFonts w:ascii="Times New Roman" w:eastAsia="Times New Roman" w:hAnsi="Times New Roman" w:cs="Times New Roman"/>
          <w:color w:val="000000" w:themeColor="text1"/>
        </w:rPr>
        <w:t>ed quarters</w:t>
      </w:r>
      <w:r w:rsidRPr="73745B76">
        <w:rPr>
          <w:rFonts w:ascii="Times New Roman" w:eastAsia="Times New Roman" w:hAnsi="Times New Roman" w:cs="Times New Roman"/>
          <w:color w:val="000000" w:themeColor="text1"/>
        </w:rPr>
        <w:t xml:space="preserve">. </w:t>
      </w:r>
      <w:r w:rsidR="2CDACCFC" w:rsidRPr="73745B76">
        <w:rPr>
          <w:rFonts w:ascii="Times New Roman" w:eastAsia="Times New Roman" w:hAnsi="Times New Roman" w:cs="Times New Roman"/>
          <w:color w:val="000000" w:themeColor="text1"/>
        </w:rPr>
        <w:t xml:space="preserve">This assumption is based on PayPal’s transaction-based revenue model, where receivables are collected over short and </w:t>
      </w:r>
      <w:proofErr w:type="gramStart"/>
      <w:r w:rsidR="2CDACCFC" w:rsidRPr="73745B76">
        <w:rPr>
          <w:rFonts w:ascii="Times New Roman" w:eastAsia="Times New Roman" w:hAnsi="Times New Roman" w:cs="Times New Roman"/>
          <w:color w:val="000000" w:themeColor="text1"/>
        </w:rPr>
        <w:t>fairly stable</w:t>
      </w:r>
      <w:proofErr w:type="gramEnd"/>
      <w:r w:rsidR="2CDACCFC" w:rsidRPr="73745B76">
        <w:rPr>
          <w:rFonts w:ascii="Times New Roman" w:eastAsia="Times New Roman" w:hAnsi="Times New Roman" w:cs="Times New Roman"/>
          <w:color w:val="000000" w:themeColor="text1"/>
        </w:rPr>
        <w:t xml:space="preserve"> time periods. </w:t>
      </w:r>
      <w:r w:rsidR="2A1688FF" w:rsidRPr="73745B76">
        <w:rPr>
          <w:rFonts w:ascii="Times New Roman" w:eastAsia="Times New Roman" w:hAnsi="Times New Roman" w:cs="Times New Roman"/>
          <w:color w:val="000000" w:themeColor="text1"/>
        </w:rPr>
        <w:t>This stability in growth is further supported with h</w:t>
      </w:r>
      <w:r w:rsidR="2CDACCFC" w:rsidRPr="73745B76">
        <w:rPr>
          <w:rFonts w:ascii="Times New Roman" w:eastAsia="Times New Roman" w:hAnsi="Times New Roman" w:cs="Times New Roman"/>
          <w:color w:val="000000" w:themeColor="text1"/>
        </w:rPr>
        <w:t>istorical data from PayPal’s Form 10-Q (PayPal Form 10-Q, 2025).</w:t>
      </w:r>
    </w:p>
    <w:p w14:paraId="73A9BE98" w14:textId="1BB668BA" w:rsidR="313C8272" w:rsidRDefault="313C8272" w:rsidP="6039D19A">
      <w:pPr>
        <w:shd w:val="clear" w:color="auto" w:fill="FFFFFF" w:themeFill="background1"/>
        <w:spacing w:after="0" w:line="240" w:lineRule="auto"/>
        <w:rPr>
          <w:rFonts w:ascii="Times New Roman" w:eastAsia="Times New Roman" w:hAnsi="Times New Roman" w:cs="Times New Roman"/>
          <w:color w:val="000000" w:themeColor="text1"/>
        </w:rPr>
      </w:pPr>
    </w:p>
    <w:p w14:paraId="7071DBE5" w14:textId="77777777" w:rsidR="0070080F" w:rsidRDefault="0070080F" w:rsidP="6039D19A">
      <w:pPr>
        <w:shd w:val="clear" w:color="auto" w:fill="FFFFFF" w:themeFill="background1"/>
        <w:spacing w:after="0" w:line="240" w:lineRule="auto"/>
        <w:rPr>
          <w:rFonts w:ascii="Times New Roman" w:eastAsia="Times New Roman" w:hAnsi="Times New Roman" w:cs="Times New Roman"/>
          <w:color w:val="000000" w:themeColor="text1"/>
        </w:rPr>
      </w:pPr>
    </w:p>
    <w:p w14:paraId="7F5C7823" w14:textId="21D5251F" w:rsidR="313C8272" w:rsidRDefault="3A7911C3" w:rsidP="000B17D9">
      <w:pPr>
        <w:pStyle w:val="ListParagraph"/>
        <w:numPr>
          <w:ilvl w:val="0"/>
          <w:numId w:val="20"/>
        </w:numPr>
        <w:shd w:val="clear" w:color="auto" w:fill="FFFFFF" w:themeFill="background1"/>
        <w:spacing w:after="240" w:line="240" w:lineRule="auto"/>
        <w:rPr>
          <w:rFonts w:ascii="Times New Roman" w:eastAsia="Times New Roman" w:hAnsi="Times New Roman" w:cs="Times New Roman"/>
          <w:b/>
          <w:bCs/>
          <w:color w:val="000000" w:themeColor="text1"/>
        </w:rPr>
      </w:pPr>
      <w:r w:rsidRPr="6039D19A">
        <w:rPr>
          <w:rFonts w:ascii="Times New Roman" w:eastAsia="Times New Roman" w:hAnsi="Times New Roman" w:cs="Times New Roman"/>
          <w:b/>
          <w:bCs/>
          <w:color w:val="000000" w:themeColor="text1"/>
        </w:rPr>
        <w:lastRenderedPageBreak/>
        <w:t>Days in Receivable</w:t>
      </w:r>
    </w:p>
    <w:p w14:paraId="3EE8E263" w14:textId="67C40D2E" w:rsidR="33276B53" w:rsidRDefault="51EC01C8" w:rsidP="6039D19A">
      <w:pPr>
        <w:shd w:val="clear" w:color="auto" w:fill="FFFFFF" w:themeFill="background1"/>
        <w:spacing w:after="0" w:line="240" w:lineRule="auto"/>
        <w:jc w:val="both"/>
        <w:rPr>
          <w:rFonts w:ascii="Times New Roman" w:eastAsia="Times New Roman" w:hAnsi="Times New Roman" w:cs="Times New Roman"/>
          <w:color w:val="000000" w:themeColor="text1"/>
        </w:rPr>
      </w:pPr>
      <w:r w:rsidRPr="73745B76">
        <w:rPr>
          <w:rFonts w:ascii="Times New Roman" w:eastAsia="Times New Roman" w:hAnsi="Times New Roman" w:cs="Times New Roman"/>
          <w:color w:val="000000" w:themeColor="text1"/>
        </w:rPr>
        <w:t xml:space="preserve">Days in receivable </w:t>
      </w:r>
      <w:r w:rsidR="76F75673" w:rsidRPr="73745B76">
        <w:rPr>
          <w:rFonts w:ascii="Times New Roman" w:eastAsia="Times New Roman" w:hAnsi="Times New Roman" w:cs="Times New Roman"/>
          <w:color w:val="000000" w:themeColor="text1"/>
        </w:rPr>
        <w:t xml:space="preserve">have no changes with </w:t>
      </w:r>
      <w:r w:rsidRPr="73745B76">
        <w:rPr>
          <w:rFonts w:ascii="Times New Roman" w:eastAsia="Times New Roman" w:hAnsi="Times New Roman" w:cs="Times New Roman"/>
          <w:color w:val="000000" w:themeColor="text1"/>
        </w:rPr>
        <w:t xml:space="preserve">10.40 days across the forecasted </w:t>
      </w:r>
      <w:r w:rsidR="20804C44" w:rsidRPr="73745B76">
        <w:rPr>
          <w:rFonts w:ascii="Times New Roman" w:eastAsia="Times New Roman" w:hAnsi="Times New Roman" w:cs="Times New Roman"/>
          <w:color w:val="000000" w:themeColor="text1"/>
        </w:rPr>
        <w:t>timeline, and</w:t>
      </w:r>
      <w:r w:rsidRPr="73745B76">
        <w:rPr>
          <w:rFonts w:ascii="Times New Roman" w:eastAsia="Times New Roman" w:hAnsi="Times New Roman" w:cs="Times New Roman"/>
          <w:color w:val="000000" w:themeColor="text1"/>
        </w:rPr>
        <w:t xml:space="preserve"> </w:t>
      </w:r>
      <w:r w:rsidR="20804C44" w:rsidRPr="73745B76">
        <w:rPr>
          <w:rFonts w:ascii="Times New Roman" w:eastAsia="Times New Roman" w:hAnsi="Times New Roman" w:cs="Times New Roman"/>
          <w:color w:val="000000" w:themeColor="text1"/>
        </w:rPr>
        <w:t>t</w:t>
      </w:r>
      <w:r w:rsidRPr="73745B76">
        <w:rPr>
          <w:rFonts w:ascii="Times New Roman" w:eastAsia="Times New Roman" w:hAnsi="Times New Roman" w:cs="Times New Roman"/>
          <w:color w:val="000000" w:themeColor="text1"/>
        </w:rPr>
        <w:t xml:space="preserve">his </w:t>
      </w:r>
      <w:r w:rsidR="0EC43362" w:rsidRPr="73745B76">
        <w:rPr>
          <w:rFonts w:ascii="Times New Roman" w:eastAsia="Times New Roman" w:hAnsi="Times New Roman" w:cs="Times New Roman"/>
          <w:color w:val="000000" w:themeColor="text1"/>
        </w:rPr>
        <w:t xml:space="preserve">aligns </w:t>
      </w:r>
      <w:r w:rsidRPr="73745B76">
        <w:rPr>
          <w:rFonts w:ascii="Times New Roman" w:eastAsia="Times New Roman" w:hAnsi="Times New Roman" w:cs="Times New Roman"/>
          <w:color w:val="000000" w:themeColor="text1"/>
        </w:rPr>
        <w:t>with PayPal’s transaction-based business model, where</w:t>
      </w:r>
      <w:r w:rsidR="72D89B67" w:rsidRPr="73745B76">
        <w:rPr>
          <w:rFonts w:ascii="Times New Roman" w:eastAsia="Times New Roman" w:hAnsi="Times New Roman" w:cs="Times New Roman"/>
          <w:color w:val="000000" w:themeColor="text1"/>
        </w:rPr>
        <w:t xml:space="preserve"> transaction</w:t>
      </w:r>
      <w:r w:rsidRPr="73745B76">
        <w:rPr>
          <w:rFonts w:ascii="Times New Roman" w:eastAsia="Times New Roman" w:hAnsi="Times New Roman" w:cs="Times New Roman"/>
          <w:color w:val="000000" w:themeColor="text1"/>
        </w:rPr>
        <w:t xml:space="preserve"> settlement timing is largely automated and not expected to deteriorate </w:t>
      </w:r>
      <w:r w:rsidR="1E16D299" w:rsidRPr="73745B76">
        <w:rPr>
          <w:rFonts w:ascii="Times New Roman" w:eastAsia="Times New Roman" w:hAnsi="Times New Roman" w:cs="Times New Roman"/>
          <w:color w:val="000000" w:themeColor="text1"/>
        </w:rPr>
        <w:t xml:space="preserve">with revenue growth. Past </w:t>
      </w:r>
      <w:r w:rsidRPr="73745B76">
        <w:rPr>
          <w:rFonts w:ascii="Times New Roman" w:eastAsia="Times New Roman" w:hAnsi="Times New Roman" w:cs="Times New Roman"/>
          <w:color w:val="000000" w:themeColor="text1"/>
        </w:rPr>
        <w:t xml:space="preserve">financial data </w:t>
      </w:r>
      <w:r w:rsidR="3E72108F" w:rsidRPr="73745B76">
        <w:rPr>
          <w:rFonts w:ascii="Times New Roman" w:eastAsia="Times New Roman" w:hAnsi="Times New Roman" w:cs="Times New Roman"/>
          <w:color w:val="000000" w:themeColor="text1"/>
        </w:rPr>
        <w:t xml:space="preserve">also has no significant fluctuations </w:t>
      </w:r>
      <w:r w:rsidRPr="73745B76">
        <w:rPr>
          <w:rFonts w:ascii="Times New Roman" w:eastAsia="Times New Roman" w:hAnsi="Times New Roman" w:cs="Times New Roman"/>
          <w:color w:val="000000" w:themeColor="text1"/>
        </w:rPr>
        <w:t>in days outstanding, supporting the assumption of stable working capital efficiency throughout the forecast period (PayPal Form 10-Q, 2025).</w:t>
      </w:r>
    </w:p>
    <w:p w14:paraId="70843AC9" w14:textId="41B6E5E8" w:rsidR="6039D19A" w:rsidRDefault="6039D19A" w:rsidP="6039D19A">
      <w:pPr>
        <w:shd w:val="clear" w:color="auto" w:fill="FFFFFF" w:themeFill="background1"/>
        <w:spacing w:after="0" w:line="240" w:lineRule="auto"/>
        <w:rPr>
          <w:rFonts w:ascii="Times New Roman" w:eastAsia="Times New Roman" w:hAnsi="Times New Roman" w:cs="Times New Roman"/>
          <w:color w:val="000000" w:themeColor="text1"/>
        </w:rPr>
      </w:pPr>
    </w:p>
    <w:p w14:paraId="08A5078C" w14:textId="6D6C5442" w:rsidR="755F0BB5" w:rsidRDefault="755F0BB5" w:rsidP="6039D19A">
      <w:pPr>
        <w:shd w:val="clear" w:color="auto" w:fill="FFFFFF" w:themeFill="background1"/>
        <w:spacing w:after="0" w:line="240" w:lineRule="auto"/>
        <w:rPr>
          <w:rFonts w:ascii="Times New Roman" w:eastAsia="Times New Roman" w:hAnsi="Times New Roman" w:cs="Times New Roman"/>
          <w:color w:val="000000" w:themeColor="text1"/>
          <w:sz w:val="16"/>
          <w:szCs w:val="16"/>
        </w:rPr>
      </w:pPr>
    </w:p>
    <w:p w14:paraId="34265FB3" w14:textId="46720862" w:rsidR="7827F033" w:rsidRDefault="6BCD12D1" w:rsidP="64BED24F">
      <w:pPr>
        <w:shd w:val="clear" w:color="auto" w:fill="FFFFFF" w:themeFill="background1"/>
        <w:spacing w:after="0" w:line="240" w:lineRule="auto"/>
        <w:rPr>
          <w:rFonts w:ascii="Times New Roman" w:eastAsia="Times New Roman" w:hAnsi="Times New Roman" w:cs="Times New Roman"/>
          <w:b/>
          <w:bCs/>
          <w:color w:val="000000" w:themeColor="text1"/>
          <w:sz w:val="28"/>
          <w:szCs w:val="28"/>
        </w:rPr>
      </w:pPr>
      <w:r w:rsidRPr="3061DE70">
        <w:rPr>
          <w:rFonts w:ascii="Times New Roman" w:eastAsia="Times New Roman" w:hAnsi="Times New Roman" w:cs="Times New Roman"/>
          <w:b/>
          <w:bCs/>
          <w:color w:val="000000" w:themeColor="text1"/>
          <w:sz w:val="28"/>
          <w:szCs w:val="28"/>
        </w:rPr>
        <w:t>2) Productivity (Efficiency)</w:t>
      </w:r>
    </w:p>
    <w:p w14:paraId="15837AA3" w14:textId="38D77FCD" w:rsidR="755F0BB5" w:rsidRDefault="440DE82D" w:rsidP="2DBADD1A">
      <w:pPr>
        <w:shd w:val="clear" w:color="auto" w:fill="FFFFFF" w:themeFill="background1"/>
        <w:spacing w:after="0" w:line="240" w:lineRule="auto"/>
        <w:rPr>
          <w:rFonts w:ascii="Times New Roman" w:eastAsia="Times New Roman" w:hAnsi="Times New Roman" w:cs="Times New Roman"/>
          <w:b/>
          <w:bCs/>
          <w:color w:val="000000" w:themeColor="text1"/>
          <w:sz w:val="28"/>
          <w:szCs w:val="28"/>
        </w:rPr>
      </w:pPr>
      <w:r>
        <w:rPr>
          <w:noProof/>
        </w:rPr>
        <w:drawing>
          <wp:inline distT="0" distB="0" distL="0" distR="0" wp14:anchorId="2A23407B" wp14:editId="0672175B">
            <wp:extent cx="5943600" cy="590550"/>
            <wp:effectExtent l="0" t="0" r="0" b="0"/>
            <wp:docPr id="711521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2175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90550"/>
                    </a:xfrm>
                    <a:prstGeom prst="rect">
                      <a:avLst/>
                    </a:prstGeom>
                  </pic:spPr>
                </pic:pic>
              </a:graphicData>
            </a:graphic>
          </wp:inline>
        </w:drawing>
      </w:r>
    </w:p>
    <w:p w14:paraId="00466787" w14:textId="355B7028" w:rsidR="6A1BD1A7" w:rsidRDefault="6544F1DF" w:rsidP="000B17D9">
      <w:pPr>
        <w:pStyle w:val="ListParagraph"/>
        <w:numPr>
          <w:ilvl w:val="0"/>
          <w:numId w:val="19"/>
        </w:numPr>
        <w:shd w:val="clear" w:color="auto" w:fill="FFFFFF" w:themeFill="background1"/>
        <w:spacing w:after="240" w:line="240" w:lineRule="auto"/>
        <w:rPr>
          <w:rFonts w:ascii="Times New Roman" w:eastAsia="Times New Roman" w:hAnsi="Times New Roman" w:cs="Times New Roman"/>
          <w:b/>
          <w:bCs/>
          <w:color w:val="000000" w:themeColor="text1"/>
        </w:rPr>
      </w:pPr>
      <w:r w:rsidRPr="6039D19A">
        <w:rPr>
          <w:rFonts w:ascii="Times New Roman" w:eastAsia="Times New Roman" w:hAnsi="Times New Roman" w:cs="Times New Roman"/>
          <w:b/>
          <w:bCs/>
          <w:color w:val="000000" w:themeColor="text1"/>
        </w:rPr>
        <w:t>Cash to Assets</w:t>
      </w:r>
    </w:p>
    <w:p w14:paraId="52D75BBE" w14:textId="1D4A1FFC" w:rsidR="668663E4" w:rsidRDefault="487BA0B6" w:rsidP="6039D19A">
      <w:pPr>
        <w:shd w:val="clear" w:color="auto" w:fill="FFFFFF" w:themeFill="background1"/>
        <w:spacing w:after="0" w:line="240" w:lineRule="auto"/>
        <w:jc w:val="both"/>
        <w:rPr>
          <w:rFonts w:ascii="Times New Roman" w:eastAsia="Times New Roman" w:hAnsi="Times New Roman" w:cs="Times New Roman"/>
          <w:color w:val="000000" w:themeColor="text1"/>
        </w:rPr>
      </w:pPr>
      <w:r w:rsidRPr="73745B76">
        <w:rPr>
          <w:rFonts w:ascii="Times New Roman" w:eastAsia="Times New Roman" w:hAnsi="Times New Roman" w:cs="Times New Roman"/>
          <w:color w:val="000000" w:themeColor="text1"/>
        </w:rPr>
        <w:t xml:space="preserve">The cash-to-assets ratio is forecasted to remain near 0.11 across the projected quarters. </w:t>
      </w:r>
      <w:r w:rsidR="4C46BDDB" w:rsidRPr="73745B76">
        <w:rPr>
          <w:rFonts w:ascii="Times New Roman" w:eastAsia="Times New Roman" w:hAnsi="Times New Roman" w:cs="Times New Roman"/>
          <w:color w:val="000000" w:themeColor="text1"/>
        </w:rPr>
        <w:t xml:space="preserve">This assumption is based on PayPal’s historical balance sheet trends, where cash levels have generally moved in proportion to total assets rather than increasing aggressively on their own </w:t>
      </w:r>
      <w:r w:rsidRPr="73745B76">
        <w:rPr>
          <w:rFonts w:ascii="Times New Roman" w:eastAsia="Times New Roman" w:hAnsi="Times New Roman" w:cs="Times New Roman"/>
          <w:color w:val="000000" w:themeColor="text1"/>
        </w:rPr>
        <w:t>(Yahoo Finance, 2025).</w:t>
      </w:r>
    </w:p>
    <w:p w14:paraId="783250D8" w14:textId="3460A14C" w:rsidR="6A1BD1A7" w:rsidRDefault="6544F1DF" w:rsidP="6039D19A">
      <w:pPr>
        <w:shd w:val="clear" w:color="auto" w:fill="FFFFFF" w:themeFill="background1"/>
        <w:spacing w:after="0" w:line="240" w:lineRule="auto"/>
        <w:jc w:val="both"/>
      </w:pPr>
      <w:r w:rsidRPr="6039D19A">
        <w:rPr>
          <w:rFonts w:ascii="Times New Roman" w:eastAsia="Times New Roman" w:hAnsi="Times New Roman" w:cs="Times New Roman"/>
          <w:color w:val="000000" w:themeColor="text1"/>
        </w:rPr>
        <w:t xml:space="preserve"> </w:t>
      </w:r>
    </w:p>
    <w:p w14:paraId="0C7C7B6D" w14:textId="793BCD31" w:rsidR="6A1BD1A7" w:rsidRDefault="6544F1DF" w:rsidP="000B17D9">
      <w:pPr>
        <w:pStyle w:val="ListParagraph"/>
        <w:numPr>
          <w:ilvl w:val="0"/>
          <w:numId w:val="19"/>
        </w:numPr>
        <w:shd w:val="clear" w:color="auto" w:fill="FFFFFF" w:themeFill="background1"/>
        <w:spacing w:after="240" w:line="240" w:lineRule="auto"/>
        <w:jc w:val="both"/>
        <w:rPr>
          <w:rFonts w:ascii="Times New Roman" w:eastAsia="Times New Roman" w:hAnsi="Times New Roman" w:cs="Times New Roman"/>
          <w:b/>
          <w:bCs/>
          <w:color w:val="000000" w:themeColor="text1"/>
        </w:rPr>
      </w:pPr>
      <w:r w:rsidRPr="6039D19A">
        <w:rPr>
          <w:rFonts w:ascii="Times New Roman" w:eastAsia="Times New Roman" w:hAnsi="Times New Roman" w:cs="Times New Roman"/>
          <w:b/>
          <w:bCs/>
          <w:color w:val="000000" w:themeColor="text1"/>
        </w:rPr>
        <w:t>Cash Turnover</w:t>
      </w:r>
    </w:p>
    <w:p w14:paraId="7FCD8858" w14:textId="1D579217" w:rsidR="20B1EF47" w:rsidRDefault="6F032D09" w:rsidP="6039D19A">
      <w:pPr>
        <w:shd w:val="clear" w:color="auto" w:fill="FFFFFF" w:themeFill="background1"/>
        <w:spacing w:after="0" w:line="240" w:lineRule="auto"/>
        <w:jc w:val="both"/>
        <w:rPr>
          <w:rFonts w:ascii="Times New Roman" w:eastAsia="Times New Roman" w:hAnsi="Times New Roman" w:cs="Times New Roman"/>
          <w:color w:val="000000" w:themeColor="text1"/>
        </w:rPr>
      </w:pPr>
      <w:r w:rsidRPr="73745B76">
        <w:rPr>
          <w:rFonts w:ascii="Times New Roman" w:eastAsia="Times New Roman" w:hAnsi="Times New Roman" w:cs="Times New Roman"/>
          <w:color w:val="000000" w:themeColor="text1"/>
        </w:rPr>
        <w:t>Cash turnover decreased slightly from 0.51 to 0.50, which potentially indicates a s</w:t>
      </w:r>
      <w:r w:rsidR="2D38D192" w:rsidRPr="73745B76">
        <w:rPr>
          <w:rFonts w:ascii="Times New Roman" w:eastAsia="Times New Roman" w:hAnsi="Times New Roman" w:cs="Times New Roman"/>
          <w:color w:val="000000" w:themeColor="text1"/>
        </w:rPr>
        <w:t xml:space="preserve">light </w:t>
      </w:r>
      <w:r w:rsidRPr="73745B76">
        <w:rPr>
          <w:rFonts w:ascii="Times New Roman" w:eastAsia="Times New Roman" w:hAnsi="Times New Roman" w:cs="Times New Roman"/>
          <w:color w:val="000000" w:themeColor="text1"/>
        </w:rPr>
        <w:t>slowdown in how quickly cash moves through the business. The value is consistent during the forecast period, since PayPal</w:t>
      </w:r>
      <w:r w:rsidR="056B2FCE" w:rsidRPr="73745B76">
        <w:rPr>
          <w:rFonts w:ascii="Times New Roman" w:eastAsia="Times New Roman" w:hAnsi="Times New Roman" w:cs="Times New Roman"/>
          <w:color w:val="000000" w:themeColor="text1"/>
        </w:rPr>
        <w:t xml:space="preserve"> is assumed to be holding</w:t>
      </w:r>
      <w:r w:rsidR="5054DC5C" w:rsidRPr="73745B76">
        <w:rPr>
          <w:rFonts w:ascii="Times New Roman" w:eastAsia="Times New Roman" w:hAnsi="Times New Roman" w:cs="Times New Roman"/>
          <w:color w:val="000000" w:themeColor="text1"/>
        </w:rPr>
        <w:t xml:space="preserve"> </w:t>
      </w:r>
      <w:r w:rsidRPr="73745B76">
        <w:rPr>
          <w:rFonts w:ascii="Times New Roman" w:eastAsia="Times New Roman" w:hAnsi="Times New Roman" w:cs="Times New Roman"/>
          <w:color w:val="000000" w:themeColor="text1"/>
        </w:rPr>
        <w:t xml:space="preserve">more cash while managing restructuring efforts and competitive pricing pressure. The change is </w:t>
      </w:r>
      <w:r w:rsidR="5F82792B" w:rsidRPr="73745B76">
        <w:rPr>
          <w:rFonts w:ascii="Times New Roman" w:eastAsia="Times New Roman" w:hAnsi="Times New Roman" w:cs="Times New Roman"/>
          <w:color w:val="000000" w:themeColor="text1"/>
        </w:rPr>
        <w:t xml:space="preserve">also </w:t>
      </w:r>
      <w:r w:rsidRPr="73745B76">
        <w:rPr>
          <w:rFonts w:ascii="Times New Roman" w:eastAsia="Times New Roman" w:hAnsi="Times New Roman" w:cs="Times New Roman"/>
          <w:color w:val="000000" w:themeColor="text1"/>
        </w:rPr>
        <w:t>minor and does not signify any meaningful decline in operating efficiency.</w:t>
      </w:r>
    </w:p>
    <w:p w14:paraId="7CB94DCB" w14:textId="353E3A3A" w:rsidR="6A1BD1A7" w:rsidRDefault="6A1BD1A7" w:rsidP="755F0BB5">
      <w:pPr>
        <w:shd w:val="clear" w:color="auto" w:fill="FFFFFF" w:themeFill="background1"/>
        <w:spacing w:after="0" w:line="240" w:lineRule="auto"/>
      </w:pPr>
      <w:r w:rsidRPr="755F0BB5">
        <w:rPr>
          <w:rFonts w:ascii="Times New Roman" w:eastAsia="Times New Roman" w:hAnsi="Times New Roman" w:cs="Times New Roman"/>
          <w:color w:val="000000" w:themeColor="text1"/>
        </w:rPr>
        <w:t xml:space="preserve"> </w:t>
      </w:r>
    </w:p>
    <w:p w14:paraId="27535BC6" w14:textId="3EAEDF0F" w:rsidR="6A1BD1A7" w:rsidRDefault="6544F1DF" w:rsidP="000B17D9">
      <w:pPr>
        <w:pStyle w:val="ListParagraph"/>
        <w:numPr>
          <w:ilvl w:val="0"/>
          <w:numId w:val="19"/>
        </w:numPr>
        <w:shd w:val="clear" w:color="auto" w:fill="FFFFFF" w:themeFill="background1"/>
        <w:spacing w:after="240" w:line="240" w:lineRule="auto"/>
        <w:rPr>
          <w:rFonts w:ascii="Times New Roman" w:eastAsia="Times New Roman" w:hAnsi="Times New Roman" w:cs="Times New Roman"/>
          <w:b/>
          <w:bCs/>
          <w:color w:val="000000" w:themeColor="text1"/>
        </w:rPr>
      </w:pPr>
      <w:r w:rsidRPr="6039D19A">
        <w:rPr>
          <w:rFonts w:ascii="Times New Roman" w:eastAsia="Times New Roman" w:hAnsi="Times New Roman" w:cs="Times New Roman"/>
          <w:b/>
          <w:bCs/>
          <w:color w:val="000000" w:themeColor="text1"/>
        </w:rPr>
        <w:t>Receivable Turnover</w:t>
      </w:r>
    </w:p>
    <w:p w14:paraId="035E8DA9" w14:textId="213F884F" w:rsidR="2B6C8838" w:rsidRDefault="2B6C8838" w:rsidP="6039D19A">
      <w:pPr>
        <w:shd w:val="clear" w:color="auto" w:fill="FFFFFF" w:themeFill="background1"/>
        <w:spacing w:after="0" w:line="240" w:lineRule="auto"/>
        <w:jc w:val="both"/>
      </w:pPr>
      <w:r w:rsidRPr="6039D19A">
        <w:rPr>
          <w:rFonts w:ascii="Times New Roman" w:eastAsia="Times New Roman" w:hAnsi="Times New Roman" w:cs="Times New Roman"/>
          <w:color w:val="000000" w:themeColor="text1"/>
        </w:rPr>
        <w:t xml:space="preserve">Accounts' receivable turnover remains stable throughout the forecast period. This </w:t>
      </w:r>
      <w:r w:rsidR="54673FE9" w:rsidRPr="6039D19A">
        <w:rPr>
          <w:rFonts w:ascii="Times New Roman" w:eastAsia="Times New Roman" w:hAnsi="Times New Roman" w:cs="Times New Roman"/>
          <w:color w:val="000000" w:themeColor="text1"/>
        </w:rPr>
        <w:t>aligns with PayPal’s short settlement cycles and transaction-driven revenue structure. Past financial statements indicate minimal fluctuation in receivable turnover, suggesting that collection efficiency should remain consistent even as transaction volume increases</w:t>
      </w:r>
      <w:r w:rsidRPr="6039D19A">
        <w:rPr>
          <w:rFonts w:ascii="Times New Roman" w:eastAsia="Times New Roman" w:hAnsi="Times New Roman" w:cs="Times New Roman"/>
          <w:color w:val="000000" w:themeColor="text1"/>
        </w:rPr>
        <w:t xml:space="preserve"> (Yahoo Finance, 2025).</w:t>
      </w:r>
    </w:p>
    <w:p w14:paraId="36A3BD07" w14:textId="3FED0D29" w:rsidR="6A1BD1A7" w:rsidRDefault="6A1BD1A7" w:rsidP="755F0BB5">
      <w:pPr>
        <w:shd w:val="clear" w:color="auto" w:fill="FFFFFF" w:themeFill="background1"/>
        <w:spacing w:after="0" w:line="240" w:lineRule="auto"/>
      </w:pPr>
      <w:r w:rsidRPr="755F0BB5">
        <w:rPr>
          <w:rFonts w:ascii="Times New Roman" w:eastAsia="Times New Roman" w:hAnsi="Times New Roman" w:cs="Times New Roman"/>
          <w:color w:val="000000" w:themeColor="text1"/>
        </w:rPr>
        <w:t xml:space="preserve"> </w:t>
      </w:r>
    </w:p>
    <w:p w14:paraId="259D4D3C" w14:textId="45B2640A" w:rsidR="6A1BD1A7" w:rsidRDefault="6544F1DF" w:rsidP="000B17D9">
      <w:pPr>
        <w:pStyle w:val="ListParagraph"/>
        <w:numPr>
          <w:ilvl w:val="0"/>
          <w:numId w:val="19"/>
        </w:numPr>
        <w:shd w:val="clear" w:color="auto" w:fill="FFFFFF" w:themeFill="background1"/>
        <w:spacing w:after="240" w:line="240" w:lineRule="auto"/>
        <w:rPr>
          <w:rFonts w:ascii="Times New Roman" w:eastAsia="Times New Roman" w:hAnsi="Times New Roman" w:cs="Times New Roman"/>
          <w:b/>
          <w:bCs/>
          <w:color w:val="000000" w:themeColor="text1"/>
        </w:rPr>
      </w:pPr>
      <w:r w:rsidRPr="6039D19A">
        <w:rPr>
          <w:rFonts w:ascii="Times New Roman" w:eastAsia="Times New Roman" w:hAnsi="Times New Roman" w:cs="Times New Roman"/>
          <w:b/>
          <w:bCs/>
          <w:color w:val="000000" w:themeColor="text1"/>
        </w:rPr>
        <w:t>Payable Turnover</w:t>
      </w:r>
    </w:p>
    <w:p w14:paraId="7AE92E6B" w14:textId="1A23A638" w:rsidR="0F0F1C38" w:rsidRDefault="19B95461" w:rsidP="6039D19A">
      <w:pPr>
        <w:shd w:val="clear" w:color="auto" w:fill="FFFFFF" w:themeFill="background1"/>
        <w:spacing w:after="0" w:line="240" w:lineRule="auto"/>
        <w:jc w:val="both"/>
      </w:pPr>
      <w:r w:rsidRPr="2DBADD1A">
        <w:rPr>
          <w:rFonts w:ascii="Times New Roman" w:eastAsia="Times New Roman" w:hAnsi="Times New Roman" w:cs="Times New Roman"/>
          <w:color w:val="000000" w:themeColor="text1"/>
        </w:rPr>
        <w:t>Payable turnover has forecasted to decline slightly from 21.86 to 21.45, reflecting modest extensions in payment timing. This assumption is consistent with normal working capital management and PayPal’s ability to use its scale to manage payment obligations efficiently. The change follows historical patterns and does not suggest increased financial risk or strain on supplier relationships (PayPal Form 10-Q, 2025).</w:t>
      </w:r>
    </w:p>
    <w:p w14:paraId="62A3A745" w14:textId="7327282E" w:rsidR="2DBADD1A" w:rsidRDefault="2DBADD1A" w:rsidP="2DBADD1A">
      <w:pPr>
        <w:shd w:val="clear" w:color="auto" w:fill="FFFFFF" w:themeFill="background1"/>
        <w:spacing w:after="0" w:line="240" w:lineRule="auto"/>
        <w:jc w:val="both"/>
        <w:rPr>
          <w:rFonts w:ascii="Times New Roman" w:eastAsia="Times New Roman" w:hAnsi="Times New Roman" w:cs="Times New Roman"/>
          <w:color w:val="000000" w:themeColor="text1"/>
        </w:rPr>
      </w:pPr>
    </w:p>
    <w:p w14:paraId="6D56AE97" w14:textId="7263E844" w:rsidR="2DBADD1A" w:rsidRDefault="2DBADD1A" w:rsidP="2DBADD1A">
      <w:pPr>
        <w:shd w:val="clear" w:color="auto" w:fill="FFFFFF" w:themeFill="background1"/>
        <w:spacing w:after="0" w:line="240" w:lineRule="auto"/>
        <w:jc w:val="both"/>
        <w:rPr>
          <w:rFonts w:ascii="Times New Roman" w:eastAsia="Times New Roman" w:hAnsi="Times New Roman" w:cs="Times New Roman"/>
          <w:color w:val="000000" w:themeColor="text1"/>
        </w:rPr>
      </w:pPr>
    </w:p>
    <w:p w14:paraId="374CB752" w14:textId="5D8E53BA" w:rsidR="6039D19A" w:rsidRDefault="6039D19A" w:rsidP="6039D19A">
      <w:pPr>
        <w:shd w:val="clear" w:color="auto" w:fill="FFFFFF" w:themeFill="background1"/>
        <w:spacing w:after="0" w:line="240" w:lineRule="auto"/>
        <w:rPr>
          <w:rFonts w:ascii="Times New Roman" w:eastAsia="Times New Roman" w:hAnsi="Times New Roman" w:cs="Times New Roman"/>
          <w:b/>
          <w:bCs/>
          <w:color w:val="000000" w:themeColor="text1"/>
        </w:rPr>
      </w:pPr>
    </w:p>
    <w:p w14:paraId="4A76F013" w14:textId="0E0517C9" w:rsidR="6A1BD1A7" w:rsidRDefault="6544F1DF" w:rsidP="000B17D9">
      <w:pPr>
        <w:pStyle w:val="ListParagraph"/>
        <w:numPr>
          <w:ilvl w:val="0"/>
          <w:numId w:val="19"/>
        </w:numPr>
        <w:shd w:val="clear" w:color="auto" w:fill="FFFFFF" w:themeFill="background1"/>
        <w:spacing w:after="240" w:line="240" w:lineRule="auto"/>
        <w:rPr>
          <w:rFonts w:ascii="Times New Roman" w:eastAsia="Times New Roman" w:hAnsi="Times New Roman" w:cs="Times New Roman"/>
          <w:b/>
          <w:bCs/>
          <w:color w:val="000000" w:themeColor="text1"/>
        </w:rPr>
      </w:pPr>
      <w:r w:rsidRPr="6039D19A">
        <w:rPr>
          <w:rFonts w:ascii="Times New Roman" w:eastAsia="Times New Roman" w:hAnsi="Times New Roman" w:cs="Times New Roman"/>
          <w:b/>
          <w:bCs/>
          <w:color w:val="000000" w:themeColor="text1"/>
        </w:rPr>
        <w:lastRenderedPageBreak/>
        <w:t>Fixed Asset Turnover</w:t>
      </w:r>
    </w:p>
    <w:p w14:paraId="02C72C01" w14:textId="70AA9DEA" w:rsidR="19A5C902" w:rsidRDefault="453625D1" w:rsidP="6039D19A">
      <w:pPr>
        <w:shd w:val="clear" w:color="auto" w:fill="FFFFFF" w:themeFill="background1"/>
        <w:spacing w:after="0" w:line="240" w:lineRule="auto"/>
        <w:jc w:val="both"/>
        <w:rPr>
          <w:rFonts w:ascii="Times New Roman" w:eastAsia="Times New Roman" w:hAnsi="Times New Roman" w:cs="Times New Roman"/>
          <w:color w:val="000000" w:themeColor="text1"/>
        </w:rPr>
      </w:pPr>
      <w:r w:rsidRPr="73745B76">
        <w:rPr>
          <w:rFonts w:ascii="Times New Roman" w:eastAsia="Times New Roman" w:hAnsi="Times New Roman" w:cs="Times New Roman"/>
          <w:color w:val="000000" w:themeColor="text1"/>
        </w:rPr>
        <w:t xml:space="preserve">Fixed asset turnover remains stable across the forecasted quarters, which is consistent with </w:t>
      </w:r>
      <w:r w:rsidR="7F4140C2" w:rsidRPr="73745B76">
        <w:rPr>
          <w:rFonts w:ascii="Times New Roman" w:eastAsia="Times New Roman" w:hAnsi="Times New Roman" w:cs="Times New Roman"/>
          <w:color w:val="000000" w:themeColor="text1"/>
        </w:rPr>
        <w:t xml:space="preserve">current </w:t>
      </w:r>
      <w:r w:rsidRPr="73745B76">
        <w:rPr>
          <w:rFonts w:ascii="Times New Roman" w:eastAsia="Times New Roman" w:hAnsi="Times New Roman" w:cs="Times New Roman"/>
          <w:color w:val="000000" w:themeColor="text1"/>
        </w:rPr>
        <w:t xml:space="preserve">PayPal’s operating </w:t>
      </w:r>
      <w:r w:rsidR="12960CBD" w:rsidRPr="73745B76">
        <w:rPr>
          <w:rFonts w:ascii="Times New Roman" w:eastAsia="Times New Roman" w:hAnsi="Times New Roman" w:cs="Times New Roman"/>
          <w:color w:val="000000" w:themeColor="text1"/>
        </w:rPr>
        <w:t>systems</w:t>
      </w:r>
      <w:r w:rsidRPr="73745B76">
        <w:rPr>
          <w:rFonts w:ascii="Times New Roman" w:eastAsia="Times New Roman" w:hAnsi="Times New Roman" w:cs="Times New Roman"/>
          <w:color w:val="000000" w:themeColor="text1"/>
        </w:rPr>
        <w:t xml:space="preserve">. Because the business relies primarily on digital platforms rather than physical infrastructure, no major increases in fixed assets are assumed in the forecast. As a result, fixed asset efficiency is expected to remain </w:t>
      </w:r>
      <w:r w:rsidR="3A614DEB" w:rsidRPr="73745B76">
        <w:rPr>
          <w:rFonts w:ascii="Times New Roman" w:eastAsia="Times New Roman" w:hAnsi="Times New Roman" w:cs="Times New Roman"/>
          <w:color w:val="000000" w:themeColor="text1"/>
        </w:rPr>
        <w:t>the sam</w:t>
      </w:r>
      <w:r w:rsidRPr="73745B76">
        <w:rPr>
          <w:rFonts w:ascii="Times New Roman" w:eastAsia="Times New Roman" w:hAnsi="Times New Roman" w:cs="Times New Roman"/>
          <w:color w:val="000000" w:themeColor="text1"/>
        </w:rPr>
        <w:t>e with historical performance rather than change materially (PayPal Form 10-K, 2024).</w:t>
      </w:r>
    </w:p>
    <w:p w14:paraId="3FC1DED4" w14:textId="41838BBF" w:rsidR="6A1BD1A7" w:rsidRDefault="6A1BD1A7" w:rsidP="755F0BB5">
      <w:pPr>
        <w:shd w:val="clear" w:color="auto" w:fill="FFFFFF" w:themeFill="background1"/>
        <w:spacing w:after="0" w:line="240" w:lineRule="auto"/>
      </w:pPr>
      <w:r w:rsidRPr="755F0BB5">
        <w:rPr>
          <w:rFonts w:ascii="Times New Roman" w:eastAsia="Times New Roman" w:hAnsi="Times New Roman" w:cs="Times New Roman"/>
          <w:color w:val="000000" w:themeColor="text1"/>
        </w:rPr>
        <w:t xml:space="preserve"> </w:t>
      </w:r>
    </w:p>
    <w:p w14:paraId="2FFA1702" w14:textId="5FF4286F" w:rsidR="6A1BD1A7" w:rsidRDefault="6544F1DF" w:rsidP="000B17D9">
      <w:pPr>
        <w:pStyle w:val="ListParagraph"/>
        <w:numPr>
          <w:ilvl w:val="0"/>
          <w:numId w:val="19"/>
        </w:numPr>
        <w:shd w:val="clear" w:color="auto" w:fill="FFFFFF" w:themeFill="background1"/>
        <w:spacing w:after="240" w:line="240" w:lineRule="auto"/>
        <w:rPr>
          <w:rFonts w:ascii="Times New Roman" w:eastAsia="Times New Roman" w:hAnsi="Times New Roman" w:cs="Times New Roman"/>
          <w:b/>
          <w:bCs/>
          <w:color w:val="000000" w:themeColor="text1"/>
        </w:rPr>
      </w:pPr>
      <w:r w:rsidRPr="6039D19A">
        <w:rPr>
          <w:rFonts w:ascii="Times New Roman" w:eastAsia="Times New Roman" w:hAnsi="Times New Roman" w:cs="Times New Roman"/>
          <w:b/>
          <w:bCs/>
          <w:color w:val="000000" w:themeColor="text1"/>
        </w:rPr>
        <w:t>Total Asset Turnover</w:t>
      </w:r>
    </w:p>
    <w:p w14:paraId="37119934" w14:textId="60830C86" w:rsidR="689DE312" w:rsidRDefault="689DE312" w:rsidP="6039D19A">
      <w:pPr>
        <w:shd w:val="clear" w:color="auto" w:fill="FFFFFF" w:themeFill="background1"/>
        <w:spacing w:after="0" w:line="240" w:lineRule="auto"/>
        <w:jc w:val="both"/>
        <w:rPr>
          <w:rFonts w:ascii="Times New Roman" w:eastAsia="Times New Roman" w:hAnsi="Times New Roman" w:cs="Times New Roman"/>
          <w:color w:val="000000" w:themeColor="text1"/>
        </w:rPr>
      </w:pPr>
      <w:r w:rsidRPr="6039D19A">
        <w:rPr>
          <w:rFonts w:ascii="Times New Roman" w:eastAsia="Times New Roman" w:hAnsi="Times New Roman" w:cs="Times New Roman"/>
          <w:color w:val="000000" w:themeColor="text1"/>
        </w:rPr>
        <w:t xml:space="preserve">Total asset </w:t>
      </w:r>
      <w:r w:rsidR="7A996BFE" w:rsidRPr="6039D19A">
        <w:rPr>
          <w:rFonts w:ascii="Times New Roman" w:eastAsia="Times New Roman" w:hAnsi="Times New Roman" w:cs="Times New Roman"/>
          <w:color w:val="000000" w:themeColor="text1"/>
        </w:rPr>
        <w:t>turnover projection</w:t>
      </w:r>
      <w:r w:rsidRPr="6039D19A">
        <w:rPr>
          <w:rFonts w:ascii="Times New Roman" w:eastAsia="Times New Roman" w:hAnsi="Times New Roman" w:cs="Times New Roman"/>
          <w:color w:val="000000" w:themeColor="text1"/>
        </w:rPr>
        <w:t xml:space="preserve"> fluctuates slightly between 9.43 and 9.63, indicating that PayPal’s ability to generate revenue from its asset base </w:t>
      </w:r>
      <w:r w:rsidR="5B18FB4F" w:rsidRPr="6039D19A">
        <w:rPr>
          <w:rFonts w:ascii="Times New Roman" w:eastAsia="Times New Roman" w:hAnsi="Times New Roman" w:cs="Times New Roman"/>
          <w:color w:val="000000" w:themeColor="text1"/>
        </w:rPr>
        <w:t>is consistent throughout</w:t>
      </w:r>
      <w:r w:rsidRPr="6039D19A">
        <w:rPr>
          <w:rFonts w:ascii="Times New Roman" w:eastAsia="Times New Roman" w:hAnsi="Times New Roman" w:cs="Times New Roman"/>
          <w:color w:val="000000" w:themeColor="text1"/>
        </w:rPr>
        <w:t>.</w:t>
      </w:r>
      <w:r w:rsidR="38D41EC4" w:rsidRPr="6039D19A">
        <w:rPr>
          <w:rFonts w:ascii="Times New Roman" w:eastAsia="Times New Roman" w:hAnsi="Times New Roman" w:cs="Times New Roman"/>
          <w:color w:val="000000" w:themeColor="text1"/>
        </w:rPr>
        <w:t xml:space="preserve"> This assumption is</w:t>
      </w:r>
      <w:r w:rsidR="7E3578B0" w:rsidRPr="6039D19A">
        <w:rPr>
          <w:rFonts w:ascii="Times New Roman" w:eastAsia="Times New Roman" w:hAnsi="Times New Roman" w:cs="Times New Roman"/>
          <w:color w:val="000000" w:themeColor="text1"/>
        </w:rPr>
        <w:t xml:space="preserve"> supported throug</w:t>
      </w:r>
      <w:r w:rsidR="38D41EC4" w:rsidRPr="6039D19A">
        <w:rPr>
          <w:rFonts w:ascii="Times New Roman" w:eastAsia="Times New Roman" w:hAnsi="Times New Roman" w:cs="Times New Roman"/>
          <w:color w:val="000000" w:themeColor="text1"/>
        </w:rPr>
        <w:t xml:space="preserve">h Morningstar’s analysis of PayPal, which highlights the company’s ability to scale revenue without requiring significant growth in total assets. As no major acquisitions or asset-intensive investments are assumed during the forecasted quarters though past data, overall asset utilization is expected to be stable </w:t>
      </w:r>
      <w:r w:rsidRPr="6039D19A">
        <w:rPr>
          <w:rFonts w:ascii="Times New Roman" w:eastAsia="Times New Roman" w:hAnsi="Times New Roman" w:cs="Times New Roman"/>
          <w:color w:val="000000" w:themeColor="text1"/>
        </w:rPr>
        <w:t>(</w:t>
      </w:r>
      <w:r w:rsidR="025F4C74" w:rsidRPr="6039D19A">
        <w:rPr>
          <w:rFonts w:ascii="Times New Roman" w:eastAsia="Times New Roman" w:hAnsi="Times New Roman" w:cs="Times New Roman"/>
          <w:color w:val="000000" w:themeColor="text1"/>
        </w:rPr>
        <w:t>Horn</w:t>
      </w:r>
      <w:r w:rsidRPr="6039D19A">
        <w:rPr>
          <w:rFonts w:ascii="Times New Roman" w:eastAsia="Times New Roman" w:hAnsi="Times New Roman" w:cs="Times New Roman"/>
          <w:color w:val="000000" w:themeColor="text1"/>
        </w:rPr>
        <w:t>, 2025).</w:t>
      </w:r>
    </w:p>
    <w:p w14:paraId="4FF67496" w14:textId="7EE3F981" w:rsidR="6039D19A" w:rsidRDefault="6039D19A" w:rsidP="6039D19A">
      <w:pPr>
        <w:shd w:val="clear" w:color="auto" w:fill="FFFFFF" w:themeFill="background1"/>
        <w:spacing w:after="0" w:line="240" w:lineRule="auto"/>
        <w:jc w:val="both"/>
        <w:rPr>
          <w:rFonts w:ascii="Times New Roman" w:eastAsia="Times New Roman" w:hAnsi="Times New Roman" w:cs="Times New Roman"/>
          <w:color w:val="000000" w:themeColor="text1"/>
        </w:rPr>
      </w:pPr>
    </w:p>
    <w:p w14:paraId="2EFCAA5B" w14:textId="0DB13F2A" w:rsidR="6039D19A" w:rsidRDefault="6039D19A" w:rsidP="6039D19A">
      <w:pPr>
        <w:shd w:val="clear" w:color="auto" w:fill="FFFFFF" w:themeFill="background1"/>
        <w:spacing w:after="0" w:line="240" w:lineRule="auto"/>
        <w:rPr>
          <w:rFonts w:ascii="Times New Roman" w:eastAsia="Times New Roman" w:hAnsi="Times New Roman" w:cs="Times New Roman"/>
          <w:color w:val="000000" w:themeColor="text1"/>
          <w:sz w:val="18"/>
          <w:szCs w:val="18"/>
        </w:rPr>
      </w:pPr>
    </w:p>
    <w:p w14:paraId="321BC8FF" w14:textId="64599F5F" w:rsidR="7827F033" w:rsidRDefault="6BCD12D1" w:rsidP="755F0BB5">
      <w:pPr>
        <w:shd w:val="clear" w:color="auto" w:fill="FFFFFF" w:themeFill="background1"/>
        <w:spacing w:after="0" w:line="240" w:lineRule="auto"/>
        <w:rPr>
          <w:rFonts w:ascii="Times New Roman" w:eastAsia="Times New Roman" w:hAnsi="Times New Roman" w:cs="Times New Roman"/>
          <w:b/>
          <w:bCs/>
          <w:color w:val="000000" w:themeColor="text1"/>
          <w:sz w:val="28"/>
          <w:szCs w:val="28"/>
        </w:rPr>
      </w:pPr>
      <w:r w:rsidRPr="3061DE70">
        <w:rPr>
          <w:rFonts w:ascii="Times New Roman" w:eastAsia="Times New Roman" w:hAnsi="Times New Roman" w:cs="Times New Roman"/>
          <w:b/>
          <w:bCs/>
          <w:color w:val="000000" w:themeColor="text1"/>
          <w:sz w:val="28"/>
          <w:szCs w:val="28"/>
        </w:rPr>
        <w:t>3) Profitability (Performance)</w:t>
      </w:r>
    </w:p>
    <w:p w14:paraId="563B5D69" w14:textId="629A6BBD" w:rsidR="7827F033" w:rsidRDefault="3EFC3802" w:rsidP="64BED24F">
      <w:pPr>
        <w:shd w:val="clear" w:color="auto" w:fill="FFFFFF" w:themeFill="background1"/>
        <w:spacing w:after="0" w:line="240" w:lineRule="auto"/>
        <w:rPr>
          <w:rFonts w:ascii="Times New Roman" w:eastAsia="Times New Roman" w:hAnsi="Times New Roman" w:cs="Times New Roman"/>
          <w:b/>
          <w:bCs/>
          <w:color w:val="000000" w:themeColor="text1"/>
          <w:sz w:val="28"/>
          <w:szCs w:val="28"/>
        </w:rPr>
      </w:pPr>
      <w:r>
        <w:rPr>
          <w:noProof/>
        </w:rPr>
        <w:drawing>
          <wp:inline distT="0" distB="0" distL="0" distR="0" wp14:anchorId="205AEE50" wp14:editId="24AFC700">
            <wp:extent cx="5943600" cy="504825"/>
            <wp:effectExtent l="0" t="0" r="0" b="0"/>
            <wp:docPr id="429163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6351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504825"/>
                    </a:xfrm>
                    <a:prstGeom prst="rect">
                      <a:avLst/>
                    </a:prstGeom>
                  </pic:spPr>
                </pic:pic>
              </a:graphicData>
            </a:graphic>
          </wp:inline>
        </w:drawing>
      </w:r>
    </w:p>
    <w:p w14:paraId="28BF99CA" w14:textId="32B0C0DD" w:rsidR="60E13DF4" w:rsidRDefault="33D10326" w:rsidP="000B17D9">
      <w:pPr>
        <w:pStyle w:val="ListParagraph"/>
        <w:numPr>
          <w:ilvl w:val="0"/>
          <w:numId w:val="18"/>
        </w:numPr>
        <w:shd w:val="clear" w:color="auto" w:fill="FFFFFF" w:themeFill="background1"/>
        <w:spacing w:after="240" w:line="240" w:lineRule="auto"/>
        <w:rPr>
          <w:rFonts w:ascii="Times New Roman" w:eastAsia="Times New Roman" w:hAnsi="Times New Roman" w:cs="Times New Roman"/>
          <w:b/>
          <w:bCs/>
          <w:color w:val="000000" w:themeColor="text1"/>
        </w:rPr>
      </w:pPr>
      <w:r w:rsidRPr="6039D19A">
        <w:rPr>
          <w:rFonts w:ascii="Times New Roman" w:eastAsia="Times New Roman" w:hAnsi="Times New Roman" w:cs="Times New Roman"/>
          <w:b/>
          <w:bCs/>
          <w:color w:val="000000" w:themeColor="text1"/>
        </w:rPr>
        <w:t>Gross Margin</w:t>
      </w:r>
    </w:p>
    <w:p w14:paraId="17499A70" w14:textId="4ADE6010" w:rsidR="16517EDA" w:rsidRDefault="23ABF6C0" w:rsidP="6039D19A">
      <w:pPr>
        <w:shd w:val="clear" w:color="auto" w:fill="FFFFFF" w:themeFill="background1"/>
        <w:spacing w:after="0" w:line="240" w:lineRule="auto"/>
        <w:jc w:val="both"/>
        <w:rPr>
          <w:rFonts w:ascii="Times New Roman" w:eastAsia="Times New Roman" w:hAnsi="Times New Roman" w:cs="Times New Roman"/>
          <w:color w:val="000000" w:themeColor="text1"/>
        </w:rPr>
      </w:pPr>
      <w:r w:rsidRPr="2DBADD1A">
        <w:rPr>
          <w:rFonts w:ascii="Times New Roman" w:eastAsia="Times New Roman" w:hAnsi="Times New Roman" w:cs="Times New Roman"/>
          <w:color w:val="000000" w:themeColor="text1"/>
        </w:rPr>
        <w:t xml:space="preserve">Gross margin </w:t>
      </w:r>
      <w:r w:rsidR="04BA85E6" w:rsidRPr="2DBADD1A">
        <w:rPr>
          <w:rFonts w:ascii="Times New Roman" w:eastAsia="Times New Roman" w:hAnsi="Times New Roman" w:cs="Times New Roman"/>
          <w:color w:val="000000" w:themeColor="text1"/>
        </w:rPr>
        <w:t>is expected</w:t>
      </w:r>
      <w:r w:rsidRPr="2DBADD1A">
        <w:rPr>
          <w:rFonts w:ascii="Times New Roman" w:eastAsia="Times New Roman" w:hAnsi="Times New Roman" w:cs="Times New Roman"/>
          <w:color w:val="000000" w:themeColor="text1"/>
        </w:rPr>
        <w:t xml:space="preserve"> </w:t>
      </w:r>
      <w:r w:rsidR="59DEBFA7" w:rsidRPr="2DBADD1A">
        <w:rPr>
          <w:rFonts w:ascii="Times New Roman" w:eastAsia="Times New Roman" w:hAnsi="Times New Roman" w:cs="Times New Roman"/>
          <w:color w:val="000000" w:themeColor="text1"/>
        </w:rPr>
        <w:t xml:space="preserve">to increase from </w:t>
      </w:r>
      <w:r w:rsidRPr="2DBADD1A">
        <w:rPr>
          <w:rFonts w:ascii="Times New Roman" w:eastAsia="Times New Roman" w:hAnsi="Times New Roman" w:cs="Times New Roman"/>
          <w:color w:val="000000" w:themeColor="text1"/>
        </w:rPr>
        <w:t>46.0% to 47.0% over the</w:t>
      </w:r>
      <w:r w:rsidR="0650D0D2" w:rsidRPr="2DBADD1A">
        <w:rPr>
          <w:rFonts w:ascii="Times New Roman" w:eastAsia="Times New Roman" w:hAnsi="Times New Roman" w:cs="Times New Roman"/>
          <w:color w:val="000000" w:themeColor="text1"/>
        </w:rPr>
        <w:t xml:space="preserve"> </w:t>
      </w:r>
      <w:r w:rsidRPr="2DBADD1A">
        <w:rPr>
          <w:rFonts w:ascii="Times New Roman" w:eastAsia="Times New Roman" w:hAnsi="Times New Roman" w:cs="Times New Roman"/>
          <w:color w:val="000000" w:themeColor="text1"/>
        </w:rPr>
        <w:t xml:space="preserve">projected </w:t>
      </w:r>
      <w:r w:rsidR="4A1C3F9B" w:rsidRPr="2DBADD1A">
        <w:rPr>
          <w:rFonts w:ascii="Times New Roman" w:eastAsia="Times New Roman" w:hAnsi="Times New Roman" w:cs="Times New Roman"/>
          <w:color w:val="000000" w:themeColor="text1"/>
        </w:rPr>
        <w:t>period</w:t>
      </w:r>
      <w:r w:rsidRPr="2DBADD1A">
        <w:rPr>
          <w:rFonts w:ascii="Times New Roman" w:eastAsia="Times New Roman" w:hAnsi="Times New Roman" w:cs="Times New Roman"/>
          <w:color w:val="000000" w:themeColor="text1"/>
        </w:rPr>
        <w:t xml:space="preserve">s. </w:t>
      </w:r>
      <w:r w:rsidR="37F13FB5" w:rsidRPr="2DBADD1A">
        <w:rPr>
          <w:rFonts w:ascii="Times New Roman" w:eastAsia="Times New Roman" w:hAnsi="Times New Roman" w:cs="Times New Roman"/>
          <w:color w:val="000000" w:themeColor="text1"/>
        </w:rPr>
        <w:t>Th</w:t>
      </w:r>
      <w:r w:rsidR="2A6A5079" w:rsidRPr="2DBADD1A">
        <w:rPr>
          <w:rFonts w:ascii="Times New Roman" w:eastAsia="Times New Roman" w:hAnsi="Times New Roman" w:cs="Times New Roman"/>
          <w:color w:val="000000" w:themeColor="text1"/>
        </w:rPr>
        <w:t xml:space="preserve">is assumption is based on a </w:t>
      </w:r>
      <w:r w:rsidR="6B1AEBA8" w:rsidRPr="2DBADD1A">
        <w:rPr>
          <w:rFonts w:ascii="Times New Roman" w:eastAsia="Times New Roman" w:hAnsi="Times New Roman" w:cs="Times New Roman"/>
          <w:color w:val="000000" w:themeColor="text1"/>
        </w:rPr>
        <w:t xml:space="preserve">slight </w:t>
      </w:r>
      <w:sdt>
        <w:sdtPr>
          <w:tag w:val="tii-similarity-SU5URVJORVRfcGRmLnNlY2RhdGFiYXNlLmNvbQ=="/>
          <w:id w:val="1394327366"/>
          <w:placeholder>
            <w:docPart w:val="F55A651D0D1DC74EB96FD51D4B8AEEEA"/>
          </w:placeholder>
          <w15:appearance w15:val="hidden"/>
        </w:sdtPr>
        <w:sdtEndPr/>
        <w:sdtContent>
          <w:r w:rsidR="6B1AEBA8" w:rsidRPr="2DBADD1A">
            <w:rPr>
              <w:rFonts w:ascii="Times New Roman" w:eastAsia="Times New Roman" w:hAnsi="Times New Roman" w:cs="Times New Roman"/>
              <w:color w:val="000000" w:themeColor="text1"/>
            </w:rPr>
            <w:t xml:space="preserve">decrease </w:t>
          </w:r>
          <w:r w:rsidR="2A6A5079" w:rsidRPr="2DBADD1A">
            <w:rPr>
              <w:rFonts w:ascii="Times New Roman" w:eastAsia="Times New Roman" w:hAnsi="Times New Roman" w:cs="Times New Roman"/>
              <w:color w:val="000000" w:themeColor="text1"/>
            </w:rPr>
            <w:t>in cost</w:t>
          </w:r>
        </w:sdtContent>
      </w:sdt>
      <w:r w:rsidR="2A6A5079" w:rsidRPr="2DBADD1A">
        <w:rPr>
          <w:rFonts w:ascii="Times New Roman" w:eastAsia="Times New Roman" w:hAnsi="Times New Roman" w:cs="Times New Roman"/>
          <w:color w:val="000000" w:themeColor="text1"/>
        </w:rPr>
        <w:t xml:space="preserve"> of sales as a percentage of revenue, reflecting </w:t>
      </w:r>
      <w:r w:rsidR="50DB2D7A" w:rsidRPr="2DBADD1A">
        <w:rPr>
          <w:rFonts w:ascii="Times New Roman" w:eastAsia="Times New Roman" w:hAnsi="Times New Roman" w:cs="Times New Roman"/>
          <w:color w:val="000000" w:themeColor="text1"/>
        </w:rPr>
        <w:t xml:space="preserve">improved </w:t>
      </w:r>
      <w:r w:rsidR="2A6A5079" w:rsidRPr="2DBADD1A">
        <w:rPr>
          <w:rFonts w:ascii="Times New Roman" w:eastAsia="Times New Roman" w:hAnsi="Times New Roman" w:cs="Times New Roman"/>
          <w:color w:val="000000" w:themeColor="text1"/>
        </w:rPr>
        <w:t xml:space="preserve">efficiency from platform consolidation and restructuring efforts. However, because a significant portion of PayPal’s revenue comes from unbranded payment processing services such as Braintree, which have lower margins, the forecast does not assume a </w:t>
      </w:r>
      <w:r w:rsidR="2CE61330" w:rsidRPr="2DBADD1A">
        <w:rPr>
          <w:rFonts w:ascii="Times New Roman" w:eastAsia="Times New Roman" w:hAnsi="Times New Roman" w:cs="Times New Roman"/>
          <w:color w:val="000000" w:themeColor="text1"/>
        </w:rPr>
        <w:t>significant change</w:t>
      </w:r>
      <w:r w:rsidR="2A6A5079" w:rsidRPr="2DBADD1A">
        <w:rPr>
          <w:rFonts w:ascii="Times New Roman" w:eastAsia="Times New Roman" w:hAnsi="Times New Roman" w:cs="Times New Roman"/>
          <w:color w:val="000000" w:themeColor="text1"/>
        </w:rPr>
        <w:t xml:space="preserve"> in gross margin. Instead, margins </w:t>
      </w:r>
      <w:r w:rsidR="5E548845" w:rsidRPr="2DBADD1A">
        <w:rPr>
          <w:rFonts w:ascii="Times New Roman" w:eastAsia="Times New Roman" w:hAnsi="Times New Roman" w:cs="Times New Roman"/>
          <w:color w:val="000000" w:themeColor="text1"/>
        </w:rPr>
        <w:t xml:space="preserve">were made to </w:t>
      </w:r>
      <w:r w:rsidR="2A6A5079" w:rsidRPr="2DBADD1A">
        <w:rPr>
          <w:rFonts w:ascii="Times New Roman" w:eastAsia="Times New Roman" w:hAnsi="Times New Roman" w:cs="Times New Roman"/>
          <w:color w:val="000000" w:themeColor="text1"/>
        </w:rPr>
        <w:t xml:space="preserve">improve slowly and remain within a realistic range based on recent performance (PayPal Form 10-Q, 2025; </w:t>
      </w:r>
      <w:r w:rsidR="24913631" w:rsidRPr="2DBADD1A">
        <w:rPr>
          <w:rFonts w:ascii="Times New Roman" w:eastAsia="Times New Roman" w:hAnsi="Times New Roman" w:cs="Times New Roman"/>
          <w:color w:val="000000" w:themeColor="text1"/>
        </w:rPr>
        <w:t>Kennedy</w:t>
      </w:r>
      <w:r w:rsidR="2A6A5079" w:rsidRPr="2DBADD1A">
        <w:rPr>
          <w:rFonts w:ascii="Times New Roman" w:eastAsia="Times New Roman" w:hAnsi="Times New Roman" w:cs="Times New Roman"/>
          <w:color w:val="000000" w:themeColor="text1"/>
        </w:rPr>
        <w:t>, 2025).</w:t>
      </w:r>
    </w:p>
    <w:p w14:paraId="6D6F3EAE" w14:textId="0446EAF9" w:rsidR="60E13DF4" w:rsidRDefault="60E13DF4" w:rsidP="755F0BB5">
      <w:pPr>
        <w:shd w:val="clear" w:color="auto" w:fill="FFFFFF" w:themeFill="background1"/>
        <w:spacing w:after="0" w:line="240" w:lineRule="auto"/>
      </w:pPr>
      <w:r w:rsidRPr="755F0BB5">
        <w:rPr>
          <w:rFonts w:ascii="Times New Roman" w:eastAsia="Times New Roman" w:hAnsi="Times New Roman" w:cs="Times New Roman"/>
          <w:color w:val="000000" w:themeColor="text1"/>
        </w:rPr>
        <w:t xml:space="preserve"> </w:t>
      </w:r>
    </w:p>
    <w:p w14:paraId="7B9DEC03" w14:textId="53DF0D16" w:rsidR="60E13DF4" w:rsidRDefault="33D10326" w:rsidP="000B17D9">
      <w:pPr>
        <w:pStyle w:val="ListParagraph"/>
        <w:numPr>
          <w:ilvl w:val="0"/>
          <w:numId w:val="18"/>
        </w:numPr>
        <w:shd w:val="clear" w:color="auto" w:fill="FFFFFF" w:themeFill="background1"/>
        <w:spacing w:after="240" w:line="240" w:lineRule="auto"/>
        <w:rPr>
          <w:rFonts w:ascii="Times New Roman" w:eastAsia="Times New Roman" w:hAnsi="Times New Roman" w:cs="Times New Roman"/>
          <w:b/>
          <w:bCs/>
          <w:color w:val="000000" w:themeColor="text1"/>
        </w:rPr>
      </w:pPr>
      <w:r w:rsidRPr="6039D19A">
        <w:rPr>
          <w:rFonts w:ascii="Times New Roman" w:eastAsia="Times New Roman" w:hAnsi="Times New Roman" w:cs="Times New Roman"/>
          <w:b/>
          <w:bCs/>
          <w:color w:val="000000" w:themeColor="text1"/>
        </w:rPr>
        <w:t>Operating Profit Margin</w:t>
      </w:r>
    </w:p>
    <w:p w14:paraId="535E2ACD" w14:textId="75970FB7" w:rsidR="2DBADD1A" w:rsidRDefault="7A01C5F5" w:rsidP="2DBADD1A">
      <w:pPr>
        <w:shd w:val="clear" w:color="auto" w:fill="FFFFFF" w:themeFill="background1"/>
        <w:spacing w:after="0" w:line="240" w:lineRule="auto"/>
        <w:jc w:val="both"/>
        <w:rPr>
          <w:rFonts w:ascii="Times New Roman" w:eastAsia="Times New Roman" w:hAnsi="Times New Roman" w:cs="Times New Roman"/>
          <w:color w:val="000000" w:themeColor="text1"/>
        </w:rPr>
      </w:pPr>
      <w:r w:rsidRPr="2DBADD1A">
        <w:rPr>
          <w:rFonts w:ascii="Times New Roman" w:eastAsia="Times New Roman" w:hAnsi="Times New Roman" w:cs="Times New Roman"/>
          <w:color w:val="000000" w:themeColor="text1"/>
        </w:rPr>
        <w:t xml:space="preserve">Operating profit margin is forecasted to increase from 18.9% to 22.1% over the quarters. This improvement is mainly driven by </w:t>
      </w:r>
      <w:sdt>
        <w:sdtPr>
          <w:tag w:val="tii-similarity-SU5URVJORVRfaW52ZXN0b3JzLmZvcnRpdmUuY29t"/>
          <w:id w:val="867528735"/>
          <w:placeholder>
            <w:docPart w:val="5C35B8144507B94DA06697AA877640E5"/>
          </w:placeholder>
          <w15:appearance w15:val="hidden"/>
        </w:sdtPr>
        <w:sdtEndPr/>
        <w:sdtContent>
          <w:r w:rsidRPr="2DBADD1A">
            <w:rPr>
              <w:rFonts w:ascii="Times New Roman" w:eastAsia="Times New Roman" w:hAnsi="Times New Roman" w:cs="Times New Roman"/>
              <w:color w:val="000000" w:themeColor="text1"/>
            </w:rPr>
            <w:t>SG&amp;A expenses</w:t>
          </w:r>
        </w:sdtContent>
      </w:sdt>
      <w:r w:rsidRPr="2DBADD1A">
        <w:rPr>
          <w:rFonts w:ascii="Times New Roman" w:eastAsia="Times New Roman" w:hAnsi="Times New Roman" w:cs="Times New Roman"/>
          <w:color w:val="000000" w:themeColor="text1"/>
        </w:rPr>
        <w:t xml:space="preserve"> declining </w:t>
      </w:r>
      <w:sdt>
        <w:sdtPr>
          <w:tag w:val="tii-similarity-SU5URVJORVRfaW52ZXN0b3JzLmZvcnRpdmUuY29t"/>
          <w:id w:val="562576954"/>
          <w:placeholder>
            <w:docPart w:val="5C35B8144507B94DA06697AA877640E5"/>
          </w:placeholder>
          <w15:appearance w15:val="hidden"/>
        </w:sdtPr>
        <w:sdtEndPr/>
        <w:sdtContent>
          <w:r w:rsidRPr="2DBADD1A">
            <w:rPr>
              <w:rFonts w:ascii="Times New Roman" w:eastAsia="Times New Roman" w:hAnsi="Times New Roman" w:cs="Times New Roman"/>
              <w:color w:val="000000" w:themeColor="text1"/>
            </w:rPr>
            <w:t>as a percentage of sales</w:t>
          </w:r>
        </w:sdtContent>
      </w:sdt>
      <w:r w:rsidRPr="2DBADD1A">
        <w:rPr>
          <w:rFonts w:ascii="Times New Roman" w:eastAsia="Times New Roman" w:hAnsi="Times New Roman" w:cs="Times New Roman"/>
          <w:color w:val="000000" w:themeColor="text1"/>
        </w:rPr>
        <w:t xml:space="preserve"> following workforce reductions and operational streamlining identified in external analysis (Kennedy, 2025). </w:t>
      </w:r>
      <w:r w:rsidR="099C7408" w:rsidRPr="2DBADD1A">
        <w:rPr>
          <w:rFonts w:ascii="Times New Roman" w:eastAsia="Times New Roman" w:hAnsi="Times New Roman" w:cs="Times New Roman"/>
          <w:color w:val="000000" w:themeColor="text1"/>
        </w:rPr>
        <w:t>R&amp;D spending is assumed to stay relatively stable, so the improvement in margins comes from managing costs more efficiently rather than cutting back on long-term investments. Overall, the increase reflects gradual improvements in efficiency rather than short-term or one-time cost savings.</w:t>
      </w:r>
    </w:p>
    <w:p w14:paraId="7F75BD64" w14:textId="77777777" w:rsidR="0070080F" w:rsidRDefault="0070080F" w:rsidP="2DBADD1A">
      <w:pPr>
        <w:shd w:val="clear" w:color="auto" w:fill="FFFFFF" w:themeFill="background1"/>
        <w:spacing w:after="0" w:line="240" w:lineRule="auto"/>
        <w:jc w:val="both"/>
        <w:rPr>
          <w:rFonts w:ascii="Times New Roman" w:eastAsia="Times New Roman" w:hAnsi="Times New Roman" w:cs="Times New Roman"/>
          <w:color w:val="000000" w:themeColor="text1"/>
        </w:rPr>
      </w:pPr>
    </w:p>
    <w:p w14:paraId="203DB21B" w14:textId="77777777" w:rsidR="0070080F" w:rsidRDefault="0070080F" w:rsidP="2DBADD1A">
      <w:pPr>
        <w:shd w:val="clear" w:color="auto" w:fill="FFFFFF" w:themeFill="background1"/>
        <w:spacing w:after="0" w:line="240" w:lineRule="auto"/>
        <w:jc w:val="both"/>
        <w:rPr>
          <w:rFonts w:ascii="Times New Roman" w:eastAsia="Times New Roman" w:hAnsi="Times New Roman" w:cs="Times New Roman"/>
          <w:color w:val="000000" w:themeColor="text1"/>
        </w:rPr>
      </w:pPr>
    </w:p>
    <w:p w14:paraId="17B54372" w14:textId="77777777" w:rsidR="0070080F" w:rsidRDefault="0070080F" w:rsidP="2DBADD1A">
      <w:pPr>
        <w:shd w:val="clear" w:color="auto" w:fill="FFFFFF" w:themeFill="background1"/>
        <w:spacing w:after="0" w:line="240" w:lineRule="auto"/>
        <w:jc w:val="both"/>
        <w:rPr>
          <w:rFonts w:ascii="Times New Roman" w:eastAsia="Times New Roman" w:hAnsi="Times New Roman" w:cs="Times New Roman"/>
          <w:color w:val="000000" w:themeColor="text1"/>
        </w:rPr>
      </w:pPr>
    </w:p>
    <w:p w14:paraId="201B94A8" w14:textId="12453458" w:rsidR="60E13DF4" w:rsidRDefault="60E13DF4" w:rsidP="755F0BB5">
      <w:pPr>
        <w:shd w:val="clear" w:color="auto" w:fill="FFFFFF" w:themeFill="background1"/>
        <w:spacing w:after="0" w:line="240" w:lineRule="auto"/>
      </w:pPr>
      <w:r w:rsidRPr="755F0BB5">
        <w:rPr>
          <w:rFonts w:ascii="Times New Roman" w:eastAsia="Times New Roman" w:hAnsi="Times New Roman" w:cs="Times New Roman"/>
          <w:color w:val="000000" w:themeColor="text1"/>
        </w:rPr>
        <w:t xml:space="preserve"> </w:t>
      </w:r>
    </w:p>
    <w:sdt>
      <w:sdtPr>
        <w:tag w:val="tii-similarity-U1VCTUlUVEVEX1dPUktfb2lkOjI0NTI6NzAwMjg1NTg1"/>
        <w:id w:val="585164393"/>
        <w:placeholder>
          <w:docPart w:val="2E9297D311907B408200B76E34924519"/>
        </w:placeholder>
        <w15:appearance w15:val="hidden"/>
      </w:sdtPr>
      <w:sdtEndPr/>
      <w:sdtContent>
        <w:p w14:paraId="3F173511" w14:textId="7B5B4951" w:rsidR="60E13DF4" w:rsidRDefault="271EE802" w:rsidP="000B17D9">
          <w:pPr>
            <w:pStyle w:val="ListParagraph"/>
            <w:numPr>
              <w:ilvl w:val="0"/>
              <w:numId w:val="18"/>
            </w:numPr>
            <w:shd w:val="clear" w:color="auto" w:fill="FFFFFF" w:themeFill="background1"/>
            <w:spacing w:after="240" w:line="240" w:lineRule="auto"/>
            <w:rPr>
              <w:rFonts w:ascii="Times New Roman" w:eastAsia="Times New Roman" w:hAnsi="Times New Roman" w:cs="Times New Roman"/>
              <w:b/>
              <w:bCs/>
              <w:color w:val="000000" w:themeColor="text1"/>
            </w:rPr>
          </w:pPr>
          <w:r w:rsidRPr="2DBADD1A">
            <w:rPr>
              <w:rFonts w:ascii="Times New Roman" w:eastAsia="Times New Roman" w:hAnsi="Times New Roman" w:cs="Times New Roman"/>
              <w:b/>
              <w:bCs/>
              <w:color w:val="000000" w:themeColor="text1"/>
            </w:rPr>
            <w:t>Return on Assets (ROA)</w:t>
          </w:r>
        </w:p>
      </w:sdtContent>
    </w:sdt>
    <w:p w14:paraId="5D5069C1" w14:textId="433B7FF5" w:rsidR="6633C195" w:rsidRDefault="611C4644" w:rsidP="6039D19A">
      <w:pPr>
        <w:shd w:val="clear" w:color="auto" w:fill="FFFFFF" w:themeFill="background1"/>
        <w:spacing w:after="0" w:line="240" w:lineRule="auto"/>
        <w:jc w:val="both"/>
      </w:pPr>
      <w:r w:rsidRPr="73745B76">
        <w:rPr>
          <w:rFonts w:ascii="Times New Roman" w:eastAsia="Times New Roman" w:hAnsi="Times New Roman" w:cs="Times New Roman"/>
          <w:color w:val="000000" w:themeColor="text1"/>
        </w:rPr>
        <w:t>Return on assets remains close to 1.55% throughout the forecast period. While operating profitability improves, total assets are also assumed to grow as revenue and transaction volume increase. This means that higher earnings are largely absorbed by balance sheet growth rather than translating into a higher ROA. This outcome is consistent with PayPal’s business structure, where growth in payment activity requires holding higher balances in cash, receivables, and customer-related funds, resulting in gradual rather than sharp changes in asset returns (Simply Wall St., 2025).</w:t>
      </w:r>
    </w:p>
    <w:p w14:paraId="3566715F" w14:textId="62CD253D" w:rsidR="60E13DF4" w:rsidRDefault="33D10326" w:rsidP="6039D19A">
      <w:pPr>
        <w:shd w:val="clear" w:color="auto" w:fill="FFFFFF" w:themeFill="background1"/>
        <w:spacing w:after="0" w:line="240" w:lineRule="auto"/>
        <w:jc w:val="both"/>
      </w:pPr>
      <w:r w:rsidRPr="6039D19A">
        <w:rPr>
          <w:rFonts w:ascii="Times New Roman" w:eastAsia="Times New Roman" w:hAnsi="Times New Roman" w:cs="Times New Roman"/>
          <w:color w:val="000000" w:themeColor="text1"/>
        </w:rPr>
        <w:t xml:space="preserve"> </w:t>
      </w:r>
    </w:p>
    <w:sdt>
      <w:sdtPr>
        <w:tag w:val="tii-similarity-SU5URVJORVRfd3d3LmNvdXJzZWhlcm8uY29t"/>
        <w:id w:val="347778455"/>
        <w:placeholder>
          <w:docPart w:val="CC454CC479AD614C90BD9B4AB7B47BD6"/>
        </w:placeholder>
        <w15:appearance w15:val="hidden"/>
      </w:sdtPr>
      <w:sdtEndPr/>
      <w:sdtContent>
        <w:p w14:paraId="2F4325C6" w14:textId="187E18B3" w:rsidR="60E13DF4" w:rsidRDefault="271EE802" w:rsidP="000B17D9">
          <w:pPr>
            <w:pStyle w:val="ListParagraph"/>
            <w:numPr>
              <w:ilvl w:val="0"/>
              <w:numId w:val="18"/>
            </w:numPr>
            <w:shd w:val="clear" w:color="auto" w:fill="FFFFFF" w:themeFill="background1"/>
            <w:spacing w:after="240" w:line="240" w:lineRule="auto"/>
            <w:jc w:val="both"/>
            <w:rPr>
              <w:rFonts w:ascii="Times New Roman" w:eastAsia="Times New Roman" w:hAnsi="Times New Roman" w:cs="Times New Roman"/>
              <w:b/>
              <w:bCs/>
              <w:color w:val="000000" w:themeColor="text1"/>
            </w:rPr>
          </w:pPr>
          <w:r w:rsidRPr="2DBADD1A">
            <w:rPr>
              <w:rFonts w:ascii="Times New Roman" w:eastAsia="Times New Roman" w:hAnsi="Times New Roman" w:cs="Times New Roman"/>
              <w:b/>
              <w:bCs/>
              <w:color w:val="000000" w:themeColor="text1"/>
            </w:rPr>
            <w:t>Net Profit Margin (Return on Sales)</w:t>
          </w:r>
        </w:p>
      </w:sdtContent>
    </w:sdt>
    <w:p w14:paraId="20B98805" w14:textId="62E804E2" w:rsidR="33D410FA" w:rsidRDefault="6DA0518C" w:rsidP="6039D19A">
      <w:pPr>
        <w:shd w:val="clear" w:color="auto" w:fill="FFFFFF" w:themeFill="background1"/>
        <w:spacing w:after="0" w:line="240" w:lineRule="auto"/>
        <w:jc w:val="both"/>
      </w:pPr>
      <w:r w:rsidRPr="73745B76">
        <w:rPr>
          <w:rFonts w:ascii="Times New Roman" w:eastAsia="Times New Roman" w:hAnsi="Times New Roman" w:cs="Times New Roman"/>
          <w:color w:val="000000" w:themeColor="text1"/>
        </w:rPr>
        <w:t>Net profit margin remains at approximately 14.8% across the forecasted quarters. This reflects the assumption that gains in operating efficiency are largely balanced by stable tax rates and non-operating expenses. Because no significant changes in tax policy, geographic revenue mix, or financing structure are assumed during the forecast period, net profitability is expected to remain relatively consistent even as operating margins improve. Overall, the stability in net margin supports the conservative nature of the forecast rather than indicating a lack of operational improvement (PayPal Form 10-Q, 2025).</w:t>
      </w:r>
    </w:p>
    <w:p w14:paraId="07142654" w14:textId="2B728C07" w:rsidR="6039D19A" w:rsidRDefault="6039D19A" w:rsidP="6039D19A">
      <w:pPr>
        <w:shd w:val="clear" w:color="auto" w:fill="FFFFFF" w:themeFill="background1"/>
        <w:spacing w:after="0" w:line="240" w:lineRule="auto"/>
        <w:rPr>
          <w:rFonts w:ascii="Times New Roman" w:eastAsia="Times New Roman" w:hAnsi="Times New Roman" w:cs="Times New Roman"/>
          <w:b/>
          <w:bCs/>
          <w:color w:val="000000" w:themeColor="text1"/>
        </w:rPr>
      </w:pPr>
    </w:p>
    <w:p w14:paraId="799DF9F9" w14:textId="6AAF3B3F" w:rsidR="60E13DF4" w:rsidRDefault="33D10326" w:rsidP="000B17D9">
      <w:pPr>
        <w:pStyle w:val="ListParagraph"/>
        <w:numPr>
          <w:ilvl w:val="0"/>
          <w:numId w:val="18"/>
        </w:numPr>
        <w:shd w:val="clear" w:color="auto" w:fill="FFFFFF" w:themeFill="background1"/>
        <w:spacing w:after="240" w:line="240" w:lineRule="auto"/>
        <w:rPr>
          <w:rFonts w:ascii="Times New Roman" w:eastAsia="Times New Roman" w:hAnsi="Times New Roman" w:cs="Times New Roman"/>
          <w:b/>
          <w:bCs/>
          <w:color w:val="000000" w:themeColor="text1"/>
        </w:rPr>
      </w:pPr>
      <w:r w:rsidRPr="6039D19A">
        <w:rPr>
          <w:rFonts w:ascii="Times New Roman" w:eastAsia="Times New Roman" w:hAnsi="Times New Roman" w:cs="Times New Roman"/>
          <w:b/>
          <w:bCs/>
          <w:color w:val="000000" w:themeColor="text1"/>
        </w:rPr>
        <w:t>Return on Equity (ROE)</w:t>
      </w:r>
    </w:p>
    <w:p w14:paraId="415DD8AC" w14:textId="757F7D31" w:rsidR="5C64B089" w:rsidRDefault="5C64B089" w:rsidP="6039D19A">
      <w:pPr>
        <w:shd w:val="clear" w:color="auto" w:fill="FFFFFF" w:themeFill="background1"/>
        <w:spacing w:after="0" w:line="240" w:lineRule="auto"/>
        <w:jc w:val="both"/>
        <w:rPr>
          <w:rFonts w:ascii="Times New Roman" w:eastAsia="Times New Roman" w:hAnsi="Times New Roman" w:cs="Times New Roman"/>
          <w:color w:val="000000" w:themeColor="text1"/>
        </w:rPr>
      </w:pPr>
      <w:r w:rsidRPr="6039D19A">
        <w:rPr>
          <w:rFonts w:ascii="Times New Roman" w:eastAsia="Times New Roman" w:hAnsi="Times New Roman" w:cs="Times New Roman"/>
          <w:color w:val="000000" w:themeColor="text1"/>
        </w:rPr>
        <w:t xml:space="preserve">Return on equity increases </w:t>
      </w:r>
      <w:r w:rsidR="749B2550" w:rsidRPr="6039D19A">
        <w:rPr>
          <w:rFonts w:ascii="Times New Roman" w:eastAsia="Times New Roman" w:hAnsi="Times New Roman" w:cs="Times New Roman"/>
          <w:color w:val="000000" w:themeColor="text1"/>
        </w:rPr>
        <w:t xml:space="preserve">slightly </w:t>
      </w:r>
      <w:r w:rsidRPr="6039D19A">
        <w:rPr>
          <w:rFonts w:ascii="Times New Roman" w:eastAsia="Times New Roman" w:hAnsi="Times New Roman" w:cs="Times New Roman"/>
          <w:color w:val="000000" w:themeColor="text1"/>
        </w:rPr>
        <w:t>but remains somewhat volatile, ranging between 6.0% and 6.6%</w:t>
      </w:r>
      <w:r w:rsidR="52A68FA7" w:rsidRPr="6039D19A">
        <w:rPr>
          <w:rFonts w:ascii="Times New Roman" w:eastAsia="Times New Roman" w:hAnsi="Times New Roman" w:cs="Times New Roman"/>
          <w:color w:val="000000" w:themeColor="text1"/>
        </w:rPr>
        <w:t xml:space="preserve"> over the timeframe.</w:t>
      </w:r>
      <w:r w:rsidRPr="6039D19A">
        <w:rPr>
          <w:rFonts w:ascii="Times New Roman" w:eastAsia="Times New Roman" w:hAnsi="Times New Roman" w:cs="Times New Roman"/>
          <w:color w:val="000000" w:themeColor="text1"/>
        </w:rPr>
        <w:t xml:space="preserve"> This movement is driven primarily by changes in net income rather than shifts in leverage. Because the forecast assumes no material increase in debt and continued share repurchases that reduce equity, ROE responds more to </w:t>
      </w:r>
      <w:r w:rsidR="22A85186" w:rsidRPr="6039D19A">
        <w:rPr>
          <w:rFonts w:ascii="Times New Roman" w:eastAsia="Times New Roman" w:hAnsi="Times New Roman" w:cs="Times New Roman"/>
          <w:color w:val="000000" w:themeColor="text1"/>
        </w:rPr>
        <w:t>earnings'</w:t>
      </w:r>
      <w:r w:rsidRPr="6039D19A">
        <w:rPr>
          <w:rFonts w:ascii="Times New Roman" w:eastAsia="Times New Roman" w:hAnsi="Times New Roman" w:cs="Times New Roman"/>
          <w:color w:val="000000" w:themeColor="text1"/>
        </w:rPr>
        <w:t xml:space="preserve"> fluctuations than capital structure changes. This aligns with PayPal’s stated emphasis on shareholder returns through buybacks rather than leverage expansion (Yahoo Finance, 2025).</w:t>
      </w:r>
    </w:p>
    <w:p w14:paraId="6BB0DE37" w14:textId="50C3FFFD" w:rsidR="6039D19A" w:rsidRDefault="6039D19A" w:rsidP="6039D19A">
      <w:pPr>
        <w:shd w:val="clear" w:color="auto" w:fill="FFFFFF" w:themeFill="background1"/>
        <w:spacing w:after="0" w:line="240" w:lineRule="auto"/>
        <w:jc w:val="both"/>
        <w:rPr>
          <w:rFonts w:ascii="Times New Roman" w:eastAsia="Times New Roman" w:hAnsi="Times New Roman" w:cs="Times New Roman"/>
          <w:color w:val="000000" w:themeColor="text1"/>
        </w:rPr>
      </w:pPr>
    </w:p>
    <w:p w14:paraId="4CC147C7" w14:textId="77777777" w:rsidR="0070080F" w:rsidRDefault="0070080F" w:rsidP="6039D19A">
      <w:pPr>
        <w:shd w:val="clear" w:color="auto" w:fill="FFFFFF" w:themeFill="background1"/>
        <w:spacing w:after="0" w:line="240" w:lineRule="auto"/>
        <w:jc w:val="both"/>
        <w:rPr>
          <w:rFonts w:ascii="Times New Roman" w:eastAsia="Times New Roman" w:hAnsi="Times New Roman" w:cs="Times New Roman"/>
          <w:color w:val="000000" w:themeColor="text1"/>
        </w:rPr>
      </w:pPr>
    </w:p>
    <w:p w14:paraId="4DD3552A" w14:textId="2D3A268E" w:rsidR="7827F033" w:rsidRDefault="6BCD12D1" w:rsidP="64BED24F">
      <w:pPr>
        <w:shd w:val="clear" w:color="auto" w:fill="FFFFFF" w:themeFill="background1"/>
        <w:spacing w:after="0" w:line="240" w:lineRule="auto"/>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 xml:space="preserve"> </w:t>
      </w:r>
    </w:p>
    <w:p w14:paraId="6ED7AD5E" w14:textId="1ED6AC4F" w:rsidR="7827F033" w:rsidRDefault="6BCD12D1" w:rsidP="64BED24F">
      <w:pPr>
        <w:shd w:val="clear" w:color="auto" w:fill="FFFFFF" w:themeFill="background1"/>
        <w:spacing w:after="0" w:line="240" w:lineRule="auto"/>
        <w:rPr>
          <w:rFonts w:ascii="Times New Roman" w:eastAsia="Times New Roman" w:hAnsi="Times New Roman" w:cs="Times New Roman"/>
          <w:b/>
          <w:bCs/>
          <w:color w:val="000000" w:themeColor="text1"/>
          <w:sz w:val="28"/>
          <w:szCs w:val="28"/>
        </w:rPr>
      </w:pPr>
      <w:r w:rsidRPr="3061DE70">
        <w:rPr>
          <w:rFonts w:ascii="Times New Roman" w:eastAsia="Times New Roman" w:hAnsi="Times New Roman" w:cs="Times New Roman"/>
          <w:b/>
          <w:bCs/>
          <w:color w:val="000000" w:themeColor="text1"/>
          <w:sz w:val="28"/>
          <w:szCs w:val="28"/>
        </w:rPr>
        <w:t xml:space="preserve">4) Insolvency (Leverage) </w:t>
      </w:r>
    </w:p>
    <w:p w14:paraId="245A30A9" w14:textId="5822055B" w:rsidR="755F0BB5" w:rsidRDefault="762750D9" w:rsidP="2DBADD1A">
      <w:pPr>
        <w:shd w:val="clear" w:color="auto" w:fill="FFFFFF" w:themeFill="background1"/>
        <w:spacing w:after="0" w:line="240" w:lineRule="auto"/>
        <w:rPr>
          <w:rFonts w:ascii="Times New Roman" w:eastAsia="Times New Roman" w:hAnsi="Times New Roman" w:cs="Times New Roman"/>
          <w:b/>
          <w:bCs/>
          <w:color w:val="000000" w:themeColor="text1"/>
          <w:sz w:val="28"/>
          <w:szCs w:val="28"/>
        </w:rPr>
      </w:pPr>
      <w:r>
        <w:rPr>
          <w:noProof/>
        </w:rPr>
        <w:drawing>
          <wp:inline distT="0" distB="0" distL="0" distR="0" wp14:anchorId="08022035" wp14:editId="5B108AF5">
            <wp:extent cx="5943600" cy="409575"/>
            <wp:effectExtent l="0" t="0" r="0" b="0"/>
            <wp:docPr id="103221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118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09575"/>
                    </a:xfrm>
                    <a:prstGeom prst="rect">
                      <a:avLst/>
                    </a:prstGeom>
                  </pic:spPr>
                </pic:pic>
              </a:graphicData>
            </a:graphic>
          </wp:inline>
        </w:drawing>
      </w:r>
    </w:p>
    <w:p w14:paraId="4F33012A" w14:textId="1AF0A54F" w:rsidR="2986B27C" w:rsidRDefault="137E665E" w:rsidP="000B17D9">
      <w:pPr>
        <w:pStyle w:val="ListParagraph"/>
        <w:numPr>
          <w:ilvl w:val="0"/>
          <w:numId w:val="17"/>
        </w:numPr>
        <w:shd w:val="clear" w:color="auto" w:fill="FFFFFF" w:themeFill="background1"/>
        <w:spacing w:after="240" w:line="240" w:lineRule="auto"/>
        <w:rPr>
          <w:rFonts w:ascii="Times New Roman" w:eastAsia="Times New Roman" w:hAnsi="Times New Roman" w:cs="Times New Roman"/>
          <w:b/>
          <w:bCs/>
          <w:color w:val="000000" w:themeColor="text1"/>
        </w:rPr>
      </w:pPr>
      <w:r w:rsidRPr="6039D19A">
        <w:rPr>
          <w:rFonts w:ascii="Times New Roman" w:eastAsia="Times New Roman" w:hAnsi="Times New Roman" w:cs="Times New Roman"/>
          <w:b/>
          <w:bCs/>
          <w:color w:val="000000" w:themeColor="text1"/>
        </w:rPr>
        <w:t>Debt Ratio</w:t>
      </w:r>
    </w:p>
    <w:p w14:paraId="541D6C72" w14:textId="3DB67D7F" w:rsidR="5C5DD226" w:rsidRDefault="203246F9" w:rsidP="6039D19A">
      <w:pPr>
        <w:shd w:val="clear" w:color="auto" w:fill="FFFFFF" w:themeFill="background1"/>
        <w:spacing w:after="0" w:line="240" w:lineRule="auto"/>
        <w:jc w:val="both"/>
        <w:rPr>
          <w:rFonts w:ascii="Times New Roman" w:eastAsia="Times New Roman" w:hAnsi="Times New Roman" w:cs="Times New Roman"/>
          <w:color w:val="000000" w:themeColor="text1"/>
        </w:rPr>
      </w:pPr>
      <w:r w:rsidRPr="73745B76">
        <w:rPr>
          <w:rFonts w:ascii="Times New Roman" w:eastAsia="Times New Roman" w:hAnsi="Times New Roman" w:cs="Times New Roman"/>
          <w:color w:val="000000" w:themeColor="text1"/>
        </w:rPr>
        <w:t xml:space="preserve">The debt ratio stays within a narrow range of 0.75 to 0.76 over the forecast period. This reflects the assumption that PayPal does not increase its use of debt </w:t>
      </w:r>
      <w:r w:rsidR="09AAE779" w:rsidRPr="73745B76">
        <w:rPr>
          <w:rFonts w:ascii="Times New Roman" w:eastAsia="Times New Roman" w:hAnsi="Times New Roman" w:cs="Times New Roman"/>
          <w:color w:val="000000" w:themeColor="text1"/>
        </w:rPr>
        <w:t>but</w:t>
      </w:r>
      <w:r w:rsidRPr="73745B76">
        <w:rPr>
          <w:rFonts w:ascii="Times New Roman" w:eastAsia="Times New Roman" w:hAnsi="Times New Roman" w:cs="Times New Roman"/>
          <w:color w:val="000000" w:themeColor="text1"/>
        </w:rPr>
        <w:t xml:space="preserve"> </w:t>
      </w:r>
      <w:r w:rsidR="44A6550D" w:rsidRPr="73745B76">
        <w:rPr>
          <w:rFonts w:ascii="Times New Roman" w:eastAsia="Times New Roman" w:hAnsi="Times New Roman" w:cs="Times New Roman"/>
          <w:color w:val="000000" w:themeColor="text1"/>
        </w:rPr>
        <w:t>relies</w:t>
      </w:r>
      <w:r w:rsidRPr="73745B76">
        <w:rPr>
          <w:rFonts w:ascii="Times New Roman" w:eastAsia="Times New Roman" w:hAnsi="Times New Roman" w:cs="Times New Roman"/>
          <w:color w:val="000000" w:themeColor="text1"/>
        </w:rPr>
        <w:t xml:space="preserve"> mainly on internally generated cash to fund operations. </w:t>
      </w:r>
      <w:r w:rsidR="10FDA16F" w:rsidRPr="73745B76">
        <w:rPr>
          <w:rFonts w:ascii="Times New Roman" w:eastAsia="Times New Roman" w:hAnsi="Times New Roman" w:cs="Times New Roman"/>
          <w:color w:val="000000" w:themeColor="text1"/>
        </w:rPr>
        <w:t>Thus, h</w:t>
      </w:r>
      <w:r w:rsidRPr="73745B76">
        <w:rPr>
          <w:rFonts w:ascii="Times New Roman" w:eastAsia="Times New Roman" w:hAnsi="Times New Roman" w:cs="Times New Roman"/>
          <w:color w:val="000000" w:themeColor="text1"/>
        </w:rPr>
        <w:t>olding the ratio steady aligns with the broader assumption that PayPal focuses on maintaining balance sheet flexibility while managing restructuring efforts, rather than taking on additional leverage to drive growth (PayPal Form 10-Q, 2025).</w:t>
      </w:r>
    </w:p>
    <w:p w14:paraId="0624A472" w14:textId="26E55A91" w:rsidR="2986B27C" w:rsidRDefault="2986B27C" w:rsidP="755F0BB5">
      <w:pPr>
        <w:shd w:val="clear" w:color="auto" w:fill="FFFFFF" w:themeFill="background1"/>
        <w:spacing w:after="0" w:line="240" w:lineRule="auto"/>
      </w:pPr>
      <w:r w:rsidRPr="2DBADD1A">
        <w:rPr>
          <w:rFonts w:ascii="Times New Roman" w:eastAsia="Times New Roman" w:hAnsi="Times New Roman" w:cs="Times New Roman"/>
          <w:color w:val="000000" w:themeColor="text1"/>
        </w:rPr>
        <w:t xml:space="preserve"> </w:t>
      </w:r>
    </w:p>
    <w:p w14:paraId="77864BBF" w14:textId="6183D34A" w:rsidR="2DBADD1A" w:rsidRDefault="2DBADD1A" w:rsidP="2DBADD1A">
      <w:pPr>
        <w:shd w:val="clear" w:color="auto" w:fill="FFFFFF" w:themeFill="background1"/>
        <w:spacing w:after="0" w:line="240" w:lineRule="auto"/>
        <w:rPr>
          <w:rFonts w:ascii="Times New Roman" w:eastAsia="Times New Roman" w:hAnsi="Times New Roman" w:cs="Times New Roman"/>
          <w:color w:val="000000" w:themeColor="text1"/>
        </w:rPr>
      </w:pPr>
    </w:p>
    <w:p w14:paraId="2042AFDC" w14:textId="12CB183D" w:rsidR="2DBADD1A" w:rsidRDefault="2DBADD1A" w:rsidP="2DBADD1A">
      <w:pPr>
        <w:shd w:val="clear" w:color="auto" w:fill="FFFFFF" w:themeFill="background1"/>
        <w:spacing w:after="0" w:line="240" w:lineRule="auto"/>
        <w:rPr>
          <w:rFonts w:ascii="Times New Roman" w:eastAsia="Times New Roman" w:hAnsi="Times New Roman" w:cs="Times New Roman"/>
          <w:color w:val="000000" w:themeColor="text1"/>
        </w:rPr>
      </w:pPr>
    </w:p>
    <w:p w14:paraId="7E038325" w14:textId="536E3EF4" w:rsidR="2986B27C" w:rsidRDefault="137E665E" w:rsidP="000B17D9">
      <w:pPr>
        <w:pStyle w:val="ListParagraph"/>
        <w:numPr>
          <w:ilvl w:val="0"/>
          <w:numId w:val="17"/>
        </w:numPr>
        <w:shd w:val="clear" w:color="auto" w:fill="FFFFFF" w:themeFill="background1"/>
        <w:spacing w:after="240" w:line="240" w:lineRule="auto"/>
        <w:rPr>
          <w:rFonts w:ascii="Times New Roman" w:eastAsia="Times New Roman" w:hAnsi="Times New Roman" w:cs="Times New Roman"/>
          <w:b/>
          <w:bCs/>
          <w:color w:val="000000" w:themeColor="text1"/>
        </w:rPr>
      </w:pPr>
      <w:r w:rsidRPr="6039D19A">
        <w:rPr>
          <w:rFonts w:ascii="Times New Roman" w:eastAsia="Times New Roman" w:hAnsi="Times New Roman" w:cs="Times New Roman"/>
          <w:b/>
          <w:bCs/>
          <w:color w:val="000000" w:themeColor="text1"/>
        </w:rPr>
        <w:t>Asset to Equity (Equity Multiplier)</w:t>
      </w:r>
    </w:p>
    <w:p w14:paraId="3BD25A17" w14:textId="0B4EEE35" w:rsidR="6D9CCC3D" w:rsidRDefault="6D9CCC3D" w:rsidP="6039D19A">
      <w:pPr>
        <w:shd w:val="clear" w:color="auto" w:fill="FFFFFF" w:themeFill="background1"/>
        <w:spacing w:after="0" w:line="240" w:lineRule="auto"/>
        <w:jc w:val="both"/>
      </w:pPr>
      <w:r w:rsidRPr="6039D19A">
        <w:rPr>
          <w:rFonts w:ascii="Times New Roman" w:eastAsia="Times New Roman" w:hAnsi="Times New Roman" w:cs="Times New Roman"/>
          <w:color w:val="000000" w:themeColor="text1"/>
        </w:rPr>
        <w:t xml:space="preserve">The equity multiplier fluctuates between 3.9 and 4.2, reflecting a largely unchanged capital structure. Minor variation is driven by changes in equity from retained earnings and </w:t>
      </w:r>
      <w:r w:rsidR="4957ECFC" w:rsidRPr="6039D19A">
        <w:rPr>
          <w:rFonts w:ascii="Times New Roman" w:eastAsia="Times New Roman" w:hAnsi="Times New Roman" w:cs="Times New Roman"/>
          <w:color w:val="000000" w:themeColor="text1"/>
        </w:rPr>
        <w:t>share of</w:t>
      </w:r>
      <w:r w:rsidRPr="6039D19A">
        <w:rPr>
          <w:rFonts w:ascii="Times New Roman" w:eastAsia="Times New Roman" w:hAnsi="Times New Roman" w:cs="Times New Roman"/>
          <w:color w:val="000000" w:themeColor="text1"/>
        </w:rPr>
        <w:t xml:space="preserve"> repurchase activity rather than increases in total debt. This supports the assumption that leverage remains controlled and that changes in shareholder returns are driven by operating performance rather than financial engineering (Yahoo Finance, 2025).</w:t>
      </w:r>
    </w:p>
    <w:p w14:paraId="67BB7C6C" w14:textId="0238B818" w:rsidR="2986B27C" w:rsidRDefault="2986B27C" w:rsidP="755F0BB5">
      <w:pPr>
        <w:shd w:val="clear" w:color="auto" w:fill="FFFFFF" w:themeFill="background1"/>
        <w:spacing w:after="0" w:line="240" w:lineRule="auto"/>
      </w:pPr>
      <w:r w:rsidRPr="755F0BB5">
        <w:rPr>
          <w:rFonts w:ascii="Times New Roman" w:eastAsia="Times New Roman" w:hAnsi="Times New Roman" w:cs="Times New Roman"/>
          <w:color w:val="000000" w:themeColor="text1"/>
        </w:rPr>
        <w:t xml:space="preserve"> </w:t>
      </w:r>
    </w:p>
    <w:p w14:paraId="1A69DD23" w14:textId="501D6DB0" w:rsidR="2986B27C" w:rsidRDefault="137E665E" w:rsidP="000B17D9">
      <w:pPr>
        <w:pStyle w:val="ListParagraph"/>
        <w:numPr>
          <w:ilvl w:val="0"/>
          <w:numId w:val="17"/>
        </w:numPr>
        <w:shd w:val="clear" w:color="auto" w:fill="FFFFFF" w:themeFill="background1"/>
        <w:spacing w:after="240" w:line="240" w:lineRule="auto"/>
        <w:rPr>
          <w:rFonts w:ascii="Times New Roman" w:eastAsia="Times New Roman" w:hAnsi="Times New Roman" w:cs="Times New Roman"/>
          <w:b/>
          <w:bCs/>
          <w:color w:val="000000" w:themeColor="text1"/>
        </w:rPr>
      </w:pPr>
      <w:r w:rsidRPr="6039D19A">
        <w:rPr>
          <w:rFonts w:ascii="Times New Roman" w:eastAsia="Times New Roman" w:hAnsi="Times New Roman" w:cs="Times New Roman"/>
          <w:b/>
          <w:bCs/>
          <w:color w:val="000000" w:themeColor="text1"/>
        </w:rPr>
        <w:t>Current Liabilities to Total Debt Ratio</w:t>
      </w:r>
    </w:p>
    <w:p w14:paraId="5FB25A5E" w14:textId="779C1737" w:rsidR="665FF9C9" w:rsidRDefault="00AC1917" w:rsidP="2DBADD1A">
      <w:pPr>
        <w:shd w:val="clear" w:color="auto" w:fill="FFFFFF" w:themeFill="background1"/>
        <w:spacing w:after="0" w:line="240" w:lineRule="auto"/>
        <w:jc w:val="both"/>
        <w:rPr>
          <w:rFonts w:ascii="Times New Roman" w:eastAsia="Times New Roman" w:hAnsi="Times New Roman" w:cs="Times New Roman"/>
          <w:color w:val="000000" w:themeColor="text1"/>
        </w:rPr>
      </w:pPr>
      <w:sdt>
        <w:sdtPr>
          <w:tag w:val="tii-similarity-SU5URVJORVRfcHVyZWhvc3QuYmF0aC5hYy51aw=="/>
          <w:id w:val="258649503"/>
          <w:placeholder>
            <w:docPart w:val="670DB4489FCC1142BB8935B161FA86EC"/>
          </w:placeholder>
          <w15:appearance w15:val="hidden"/>
        </w:sdtPr>
        <w:sdtEndPr/>
        <w:sdtContent>
          <w:r w:rsidR="7464739A" w:rsidRPr="2DBADD1A">
            <w:rPr>
              <w:rFonts w:ascii="Times New Roman" w:eastAsia="Times New Roman" w:hAnsi="Times New Roman" w:cs="Times New Roman"/>
              <w:color w:val="000000" w:themeColor="text1"/>
            </w:rPr>
            <w:t>The ratio of current liabilities to total debt</w:t>
          </w:r>
        </w:sdtContent>
      </w:sdt>
      <w:r w:rsidR="7464739A" w:rsidRPr="2DBADD1A">
        <w:rPr>
          <w:rFonts w:ascii="Times New Roman" w:eastAsia="Times New Roman" w:hAnsi="Times New Roman" w:cs="Times New Roman"/>
          <w:color w:val="000000" w:themeColor="text1"/>
        </w:rPr>
        <w:t xml:space="preserve"> declines slightly over the forecast period. This mainly reflects small changes in working capital and the mix of liabilities rather than any change in PayPal’s financing approach. Since no meaningful increase in short-term borrowing is assumed, the decline is driven by timing differences rather than higher leverage (PayPal Form 10-Q, 2025).</w:t>
      </w:r>
    </w:p>
    <w:p w14:paraId="7B42F06A" w14:textId="6EF180A5" w:rsidR="2986B27C" w:rsidRDefault="137E665E" w:rsidP="6039D19A">
      <w:pPr>
        <w:shd w:val="clear" w:color="auto" w:fill="FFFFFF" w:themeFill="background1"/>
        <w:spacing w:after="0" w:line="240" w:lineRule="auto"/>
        <w:rPr>
          <w:rFonts w:ascii="Times New Roman" w:eastAsia="Times New Roman" w:hAnsi="Times New Roman" w:cs="Times New Roman"/>
          <w:b/>
          <w:bCs/>
          <w:color w:val="000000" w:themeColor="text1"/>
        </w:rPr>
      </w:pPr>
      <w:r w:rsidRPr="6039D19A">
        <w:rPr>
          <w:rFonts w:ascii="Times New Roman" w:eastAsia="Times New Roman" w:hAnsi="Times New Roman" w:cs="Times New Roman"/>
          <w:b/>
          <w:bCs/>
          <w:color w:val="000000" w:themeColor="text1"/>
        </w:rPr>
        <w:t xml:space="preserve"> </w:t>
      </w:r>
    </w:p>
    <w:p w14:paraId="7C487391" w14:textId="7E18DF25" w:rsidR="2986B27C" w:rsidRDefault="137E665E" w:rsidP="000B17D9">
      <w:pPr>
        <w:pStyle w:val="ListParagraph"/>
        <w:numPr>
          <w:ilvl w:val="0"/>
          <w:numId w:val="17"/>
        </w:numPr>
        <w:shd w:val="clear" w:color="auto" w:fill="FFFFFF" w:themeFill="background1"/>
        <w:spacing w:after="240" w:line="240" w:lineRule="auto"/>
        <w:rPr>
          <w:rFonts w:ascii="Times New Roman" w:eastAsia="Times New Roman" w:hAnsi="Times New Roman" w:cs="Times New Roman"/>
          <w:b/>
          <w:bCs/>
          <w:color w:val="000000" w:themeColor="text1"/>
        </w:rPr>
      </w:pPr>
      <w:r w:rsidRPr="6039D19A">
        <w:rPr>
          <w:rFonts w:ascii="Times New Roman" w:eastAsia="Times New Roman" w:hAnsi="Times New Roman" w:cs="Times New Roman"/>
          <w:b/>
          <w:bCs/>
          <w:color w:val="000000" w:themeColor="text1"/>
        </w:rPr>
        <w:t>Interest Coverage</w:t>
      </w:r>
    </w:p>
    <w:p w14:paraId="76C6202B" w14:textId="0209989B" w:rsidR="49833728" w:rsidRDefault="49833728" w:rsidP="6039D19A">
      <w:pPr>
        <w:shd w:val="clear" w:color="auto" w:fill="FFFFFF" w:themeFill="background1"/>
        <w:spacing w:after="0" w:line="240" w:lineRule="auto"/>
        <w:jc w:val="both"/>
      </w:pPr>
      <w:r w:rsidRPr="6039D19A">
        <w:rPr>
          <w:rFonts w:ascii="Times New Roman" w:eastAsia="Times New Roman" w:hAnsi="Times New Roman" w:cs="Times New Roman"/>
          <w:color w:val="000000" w:themeColor="text1"/>
        </w:rPr>
        <w:t>Interest coverage is not a binding constraint in the forecast, as operating income remains well above interest expense across all projected quarters. This outcome reflects PayPal’s limited reliance on interest-bearing debt and supports the assumption that financing risk remains low throughout the forecast horizon. As a result, interest coverage does not materially influence PayPal’s operational or capital allocation decisions in the forecasted period (Simply Wall St., 2025).</w:t>
      </w:r>
    </w:p>
    <w:p w14:paraId="780FC792" w14:textId="2B7D30B9" w:rsidR="6039D19A" w:rsidRDefault="6039D19A" w:rsidP="6039D19A">
      <w:pPr>
        <w:shd w:val="clear" w:color="auto" w:fill="FFFFFF" w:themeFill="background1"/>
        <w:spacing w:after="0" w:line="240" w:lineRule="auto"/>
        <w:rPr>
          <w:rFonts w:ascii="Times New Roman" w:eastAsia="Times New Roman" w:hAnsi="Times New Roman" w:cs="Times New Roman"/>
          <w:color w:val="000000" w:themeColor="text1"/>
        </w:rPr>
      </w:pPr>
    </w:p>
    <w:p w14:paraId="2138CAE4" w14:textId="1C455C8B" w:rsidR="7827F033" w:rsidRDefault="6BCD12D1" w:rsidP="64BED24F">
      <w:pPr>
        <w:shd w:val="clear" w:color="auto" w:fill="FFFFFF" w:themeFill="background1"/>
        <w:spacing w:after="0" w:line="240" w:lineRule="auto"/>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 xml:space="preserve"> </w:t>
      </w:r>
    </w:p>
    <w:p w14:paraId="4D4E9777" w14:textId="32177C8A" w:rsidR="7827F033" w:rsidRDefault="6BCD12D1" w:rsidP="64BED24F">
      <w:pPr>
        <w:shd w:val="clear" w:color="auto" w:fill="FFFFFF" w:themeFill="background1"/>
        <w:spacing w:after="0" w:line="240" w:lineRule="auto"/>
        <w:rPr>
          <w:rFonts w:ascii="Times New Roman" w:eastAsia="Times New Roman" w:hAnsi="Times New Roman" w:cs="Times New Roman"/>
          <w:b/>
          <w:bCs/>
          <w:color w:val="000000" w:themeColor="text1"/>
          <w:sz w:val="28"/>
          <w:szCs w:val="28"/>
        </w:rPr>
      </w:pPr>
      <w:r w:rsidRPr="3061DE70">
        <w:rPr>
          <w:rFonts w:ascii="Times New Roman" w:eastAsia="Times New Roman" w:hAnsi="Times New Roman" w:cs="Times New Roman"/>
          <w:b/>
          <w:bCs/>
          <w:color w:val="000000" w:themeColor="text1"/>
          <w:sz w:val="28"/>
          <w:szCs w:val="28"/>
        </w:rPr>
        <w:t xml:space="preserve">5) DuPont ratio analysis </w:t>
      </w:r>
    </w:p>
    <w:p w14:paraId="6B7AB3DE" w14:textId="3B231DF2" w:rsidR="6039D19A" w:rsidRDefault="3590D780" w:rsidP="2DBADD1A">
      <w:pPr>
        <w:shd w:val="clear" w:color="auto" w:fill="FFFFFF" w:themeFill="background1"/>
        <w:spacing w:after="0" w:line="240" w:lineRule="auto"/>
        <w:rPr>
          <w:rFonts w:ascii="Times New Roman" w:eastAsia="Times New Roman" w:hAnsi="Times New Roman" w:cs="Times New Roman"/>
          <w:b/>
          <w:bCs/>
          <w:color w:val="000000" w:themeColor="text1"/>
          <w:sz w:val="28"/>
          <w:szCs w:val="28"/>
        </w:rPr>
      </w:pPr>
      <w:r>
        <w:rPr>
          <w:noProof/>
        </w:rPr>
        <w:drawing>
          <wp:inline distT="0" distB="0" distL="0" distR="0" wp14:anchorId="2A976E59" wp14:editId="44BB2894">
            <wp:extent cx="5943600" cy="409575"/>
            <wp:effectExtent l="0" t="0" r="0" b="0"/>
            <wp:docPr id="2128016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1656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09575"/>
                    </a:xfrm>
                    <a:prstGeom prst="rect">
                      <a:avLst/>
                    </a:prstGeom>
                  </pic:spPr>
                </pic:pic>
              </a:graphicData>
            </a:graphic>
          </wp:inline>
        </w:drawing>
      </w:r>
    </w:p>
    <w:p w14:paraId="207B886D" w14:textId="51EE929E" w:rsidR="43DA6C41" w:rsidRDefault="3D9C4B97" w:rsidP="6039D19A">
      <w:pPr>
        <w:shd w:val="clear" w:color="auto" w:fill="FFFFFF" w:themeFill="background1"/>
        <w:spacing w:after="0" w:line="240" w:lineRule="auto"/>
        <w:jc w:val="both"/>
      </w:pPr>
      <w:r w:rsidRPr="73745B76">
        <w:rPr>
          <w:rFonts w:ascii="Times New Roman" w:eastAsia="Times New Roman" w:hAnsi="Times New Roman" w:cs="Times New Roman"/>
          <w:color w:val="000000" w:themeColor="text1"/>
        </w:rPr>
        <w:t xml:space="preserve">The DuPont analysis indicates that changes in PayPal’s return on equity over the forecast period are mostly driven by improvements in operating margins. Net profit margin stays </w:t>
      </w:r>
      <w:proofErr w:type="gramStart"/>
      <w:r w:rsidRPr="73745B76">
        <w:rPr>
          <w:rFonts w:ascii="Times New Roman" w:eastAsia="Times New Roman" w:hAnsi="Times New Roman" w:cs="Times New Roman"/>
          <w:color w:val="000000" w:themeColor="text1"/>
        </w:rPr>
        <w:t>fairly stable</w:t>
      </w:r>
      <w:proofErr w:type="gramEnd"/>
      <w:r w:rsidRPr="73745B76">
        <w:rPr>
          <w:rFonts w:ascii="Times New Roman" w:eastAsia="Times New Roman" w:hAnsi="Times New Roman" w:cs="Times New Roman"/>
          <w:color w:val="000000" w:themeColor="text1"/>
        </w:rPr>
        <w:t xml:space="preserve"> across the forecasted quarters, which suggests that the increase in equity returns comes from cost management and restructuring efforts rather than faster revenue growth. This is consistent with PayPal’s recent focus on improving profitability while operating in a competitive digital payments market, as discussed in its recent quarterly filings (PayPal Form 10-Q, 2025).</w:t>
      </w:r>
    </w:p>
    <w:p w14:paraId="5B711DF7" w14:textId="2180F312" w:rsidR="424E8A63" w:rsidRDefault="424E8A63" w:rsidP="6039D19A">
      <w:pPr>
        <w:shd w:val="clear" w:color="auto" w:fill="FFFFFF" w:themeFill="background1"/>
        <w:spacing w:after="0" w:line="240" w:lineRule="auto"/>
        <w:jc w:val="both"/>
      </w:pPr>
      <w:r w:rsidRPr="6039D19A">
        <w:rPr>
          <w:rFonts w:ascii="Times New Roman" w:eastAsia="Times New Roman" w:hAnsi="Times New Roman" w:cs="Times New Roman"/>
          <w:color w:val="000000" w:themeColor="text1"/>
        </w:rPr>
        <w:t xml:space="preserve"> </w:t>
      </w:r>
    </w:p>
    <w:p w14:paraId="07EC9C9D" w14:textId="24713B5D" w:rsidR="424E8A63" w:rsidRDefault="424E8A63" w:rsidP="6039D19A">
      <w:pPr>
        <w:shd w:val="clear" w:color="auto" w:fill="FFFFFF" w:themeFill="background1"/>
        <w:spacing w:after="0" w:line="240" w:lineRule="auto"/>
        <w:jc w:val="both"/>
      </w:pPr>
      <w:r w:rsidRPr="6039D19A">
        <w:rPr>
          <w:rFonts w:ascii="Times New Roman" w:eastAsia="Times New Roman" w:hAnsi="Times New Roman" w:cs="Times New Roman"/>
          <w:color w:val="000000" w:themeColor="text1"/>
        </w:rPr>
        <w:t>Asset turnover shows only minor variation throughout the forecast period, consistent with the assumption that PayPal’s total assets grow in line with transaction volume and revenue. As payment activity increases, higher balances in cash, receivables, and customer-related funds are required to support operations, which limits significant changes in asset efficiency. This supports the expectation that improvements in equity returns are not driven by changes in asset usage (Simply Wall St., 2025).</w:t>
      </w:r>
    </w:p>
    <w:p w14:paraId="4543F2A6" w14:textId="7D0F28C4" w:rsidR="424E8A63" w:rsidRDefault="424E8A63" w:rsidP="6039D19A">
      <w:pPr>
        <w:shd w:val="clear" w:color="auto" w:fill="FFFFFF" w:themeFill="background1"/>
        <w:spacing w:after="0" w:line="240" w:lineRule="auto"/>
        <w:jc w:val="both"/>
      </w:pPr>
      <w:r w:rsidRPr="6039D19A">
        <w:rPr>
          <w:rFonts w:ascii="Times New Roman" w:eastAsia="Times New Roman" w:hAnsi="Times New Roman" w:cs="Times New Roman"/>
          <w:color w:val="000000" w:themeColor="text1"/>
        </w:rPr>
        <w:t xml:space="preserve"> </w:t>
      </w:r>
    </w:p>
    <w:p w14:paraId="665AF834" w14:textId="5378F9D5" w:rsidR="424E8A63" w:rsidRDefault="474355A0" w:rsidP="6039D19A">
      <w:pPr>
        <w:shd w:val="clear" w:color="auto" w:fill="FFFFFF" w:themeFill="background1"/>
        <w:spacing w:after="0" w:line="240" w:lineRule="auto"/>
        <w:jc w:val="both"/>
      </w:pPr>
      <w:r w:rsidRPr="73745B76">
        <w:rPr>
          <w:rFonts w:ascii="Times New Roman" w:eastAsia="Times New Roman" w:hAnsi="Times New Roman" w:cs="Times New Roman"/>
          <w:color w:val="000000" w:themeColor="text1"/>
        </w:rPr>
        <w:lastRenderedPageBreak/>
        <w:t>The equity multiplier remains broadly stable over the forecast horizon, reflecting the assumption that PayPal does not meaningfully increase its use of debt financing. Instead, the forecast assumes continued reliance on internally generated cash flows and share repurchases, rather than leverage, to manage capital structure. As a result, the DuPont framework confirms that forecasted changes in return on equity are primarily the result of internal efficiency improvements and margin stabilization, rather than increased leverage or balance sheet expansion (PayPal Form 10-Q, 2025).</w:t>
      </w:r>
    </w:p>
    <w:p w14:paraId="6B1B48FB" w14:textId="326F6905" w:rsidR="6039D19A" w:rsidRDefault="6039D19A" w:rsidP="6039D19A">
      <w:pPr>
        <w:shd w:val="clear" w:color="auto" w:fill="FFFFFF" w:themeFill="background1"/>
        <w:spacing w:after="0" w:line="240" w:lineRule="auto"/>
        <w:rPr>
          <w:rFonts w:ascii="Times New Roman" w:eastAsia="Times New Roman" w:hAnsi="Times New Roman" w:cs="Times New Roman"/>
          <w:color w:val="000000" w:themeColor="text1"/>
        </w:rPr>
      </w:pPr>
    </w:p>
    <w:p w14:paraId="33203FB7" w14:textId="6F4EDB0D" w:rsidR="7827F033" w:rsidRDefault="6BCD12D1" w:rsidP="64BED24F">
      <w:pPr>
        <w:shd w:val="clear" w:color="auto" w:fill="FFFFFF" w:themeFill="background1"/>
        <w:spacing w:after="0" w:line="240" w:lineRule="auto"/>
        <w:rPr>
          <w:rFonts w:ascii="Times New Roman" w:eastAsia="Times New Roman" w:hAnsi="Times New Roman" w:cs="Times New Roman"/>
          <w:color w:val="000000" w:themeColor="text1"/>
        </w:rPr>
      </w:pPr>
      <w:r w:rsidRPr="3061DE70">
        <w:rPr>
          <w:rFonts w:ascii="Times New Roman" w:eastAsia="Times New Roman" w:hAnsi="Times New Roman" w:cs="Times New Roman"/>
          <w:color w:val="000000" w:themeColor="text1"/>
        </w:rPr>
        <w:t xml:space="preserve"> </w:t>
      </w:r>
    </w:p>
    <w:p w14:paraId="7D4A5AED" w14:textId="1487BCB9" w:rsidR="7827F033" w:rsidRDefault="6BCD12D1" w:rsidP="64BED24F">
      <w:pPr>
        <w:shd w:val="clear" w:color="auto" w:fill="FFFFFF" w:themeFill="background1"/>
        <w:spacing w:after="0" w:line="240" w:lineRule="auto"/>
        <w:rPr>
          <w:rFonts w:ascii="Times New Roman" w:eastAsia="Times New Roman" w:hAnsi="Times New Roman" w:cs="Times New Roman"/>
          <w:b/>
          <w:bCs/>
          <w:color w:val="000000" w:themeColor="text1"/>
          <w:sz w:val="28"/>
          <w:szCs w:val="28"/>
        </w:rPr>
      </w:pPr>
      <w:r w:rsidRPr="3061DE70">
        <w:rPr>
          <w:rFonts w:ascii="Times New Roman" w:eastAsia="Times New Roman" w:hAnsi="Times New Roman" w:cs="Times New Roman"/>
          <w:b/>
          <w:bCs/>
          <w:color w:val="000000" w:themeColor="text1"/>
          <w:sz w:val="28"/>
          <w:szCs w:val="28"/>
        </w:rPr>
        <w:t xml:space="preserve">6) Additional ratio analysis </w:t>
      </w:r>
    </w:p>
    <w:p w14:paraId="4129DCE1" w14:textId="0315C521" w:rsidR="755F0BB5" w:rsidRDefault="12422DE1" w:rsidP="755F0BB5">
      <w:pPr>
        <w:shd w:val="clear" w:color="auto" w:fill="FFFFFF" w:themeFill="background1"/>
        <w:spacing w:after="0" w:line="240" w:lineRule="auto"/>
        <w:rPr>
          <w:rFonts w:ascii="Times New Roman" w:eastAsia="Times New Roman" w:hAnsi="Times New Roman" w:cs="Times New Roman"/>
          <w:b/>
          <w:bCs/>
          <w:color w:val="000000" w:themeColor="text1"/>
          <w:sz w:val="28"/>
          <w:szCs w:val="28"/>
        </w:rPr>
      </w:pPr>
      <w:r>
        <w:rPr>
          <w:noProof/>
        </w:rPr>
        <w:drawing>
          <wp:inline distT="0" distB="0" distL="0" distR="0" wp14:anchorId="398A9F8C" wp14:editId="4D9ABFC1">
            <wp:extent cx="5943600" cy="400050"/>
            <wp:effectExtent l="0" t="0" r="0" b="0"/>
            <wp:docPr id="528409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0966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00050"/>
                    </a:xfrm>
                    <a:prstGeom prst="rect">
                      <a:avLst/>
                    </a:prstGeom>
                  </pic:spPr>
                </pic:pic>
              </a:graphicData>
            </a:graphic>
          </wp:inline>
        </w:drawing>
      </w:r>
    </w:p>
    <w:p w14:paraId="1952014C" w14:textId="765ED117" w:rsidR="31C4A753" w:rsidRDefault="7A65EEF6" w:rsidP="000B17D9">
      <w:pPr>
        <w:pStyle w:val="ListParagraph"/>
        <w:numPr>
          <w:ilvl w:val="0"/>
          <w:numId w:val="16"/>
        </w:numPr>
        <w:shd w:val="clear" w:color="auto" w:fill="FFFFFF" w:themeFill="background1"/>
        <w:spacing w:after="240" w:line="240" w:lineRule="auto"/>
        <w:rPr>
          <w:rFonts w:ascii="Times New Roman" w:eastAsia="Times New Roman" w:hAnsi="Times New Roman" w:cs="Times New Roman"/>
          <w:b/>
          <w:bCs/>
          <w:color w:val="000000" w:themeColor="text1"/>
        </w:rPr>
      </w:pPr>
      <w:r w:rsidRPr="6039D19A">
        <w:rPr>
          <w:rFonts w:ascii="Times New Roman" w:eastAsia="Times New Roman" w:hAnsi="Times New Roman" w:cs="Times New Roman"/>
          <w:b/>
          <w:bCs/>
          <w:color w:val="000000" w:themeColor="text1"/>
        </w:rPr>
        <w:t>Free Cash Flow to Sales</w:t>
      </w:r>
    </w:p>
    <w:p w14:paraId="50FA545A" w14:textId="07AB3289" w:rsidR="69B90535" w:rsidRDefault="5713A285" w:rsidP="6039D19A">
      <w:pPr>
        <w:shd w:val="clear" w:color="auto" w:fill="FFFFFF" w:themeFill="background1"/>
        <w:spacing w:after="0" w:line="240" w:lineRule="auto"/>
        <w:jc w:val="both"/>
      </w:pPr>
      <w:r w:rsidRPr="2DBADD1A">
        <w:rPr>
          <w:rFonts w:ascii="Times New Roman" w:eastAsia="Times New Roman" w:hAnsi="Times New Roman" w:cs="Times New Roman"/>
          <w:color w:val="000000" w:themeColor="text1"/>
        </w:rPr>
        <w:t xml:space="preserve">Free cash flow to sales declines from 0.22 in the actual quarter to 0.12 in FYQ4 2025, turns slightly negative at –0.02 in FYQ1 2026, and then recovers to 0.15 by FYQ3 2026. Compared to PayPal’s recent historical performance, this short-term decline reflects the timing of restructuring-related cash outflows, </w:t>
      </w:r>
      <w:sdt>
        <w:sdtPr>
          <w:tag w:val="tii-similarity-SU5URVJORVRfY291cnNlLXJlc291cmNlcy11YWUubWluZXJ2YXByb2plY3QuY29t"/>
          <w:id w:val="506570983"/>
          <w:placeholder>
            <w:docPart w:val="30883B93B5C04C42832C95575571858F"/>
          </w:placeholder>
          <w15:appearance w15:val="hidden"/>
        </w:sdtPr>
        <w:sdtEndPr/>
        <w:sdtContent>
          <w:r w:rsidRPr="2DBADD1A">
            <w:rPr>
              <w:rFonts w:ascii="Times New Roman" w:eastAsia="Times New Roman" w:hAnsi="Times New Roman" w:cs="Times New Roman"/>
              <w:color w:val="000000" w:themeColor="text1"/>
            </w:rPr>
            <w:t>capital expenditures, and working</w:t>
          </w:r>
        </w:sdtContent>
      </w:sdt>
      <w:r w:rsidRPr="2DBADD1A">
        <w:rPr>
          <w:rFonts w:ascii="Times New Roman" w:eastAsia="Times New Roman" w:hAnsi="Times New Roman" w:cs="Times New Roman"/>
          <w:color w:val="000000" w:themeColor="text1"/>
        </w:rPr>
        <w:t xml:space="preserve"> capital changes included in the forecasted cash flow statement rather than a slowdown in revenue generation.</w:t>
      </w:r>
    </w:p>
    <w:p w14:paraId="69CF57EF" w14:textId="31790F6E" w:rsidR="69B90535" w:rsidRDefault="69B90535" w:rsidP="6039D19A">
      <w:pPr>
        <w:shd w:val="clear" w:color="auto" w:fill="FFFFFF" w:themeFill="background1"/>
        <w:spacing w:after="0" w:line="240" w:lineRule="auto"/>
        <w:jc w:val="both"/>
      </w:pPr>
      <w:r w:rsidRPr="6039D19A">
        <w:rPr>
          <w:rFonts w:ascii="Times New Roman" w:eastAsia="Times New Roman" w:hAnsi="Times New Roman" w:cs="Times New Roman"/>
          <w:color w:val="000000" w:themeColor="text1"/>
        </w:rPr>
        <w:t xml:space="preserve"> </w:t>
      </w:r>
    </w:p>
    <w:p w14:paraId="31D2642A" w14:textId="47287A6E" w:rsidR="69B90535" w:rsidRDefault="5713A285" w:rsidP="6039D19A">
      <w:pPr>
        <w:shd w:val="clear" w:color="auto" w:fill="FFFFFF" w:themeFill="background1"/>
        <w:spacing w:after="0" w:line="240" w:lineRule="auto"/>
        <w:jc w:val="both"/>
        <w:rPr>
          <w:rFonts w:ascii="Times New Roman" w:eastAsia="Times New Roman" w:hAnsi="Times New Roman" w:cs="Times New Roman"/>
          <w:color w:val="000000" w:themeColor="text1"/>
        </w:rPr>
      </w:pPr>
      <w:r w:rsidRPr="2DBADD1A">
        <w:rPr>
          <w:rFonts w:ascii="Times New Roman" w:eastAsia="Times New Roman" w:hAnsi="Times New Roman" w:cs="Times New Roman"/>
          <w:color w:val="000000" w:themeColor="text1"/>
        </w:rPr>
        <w:t xml:space="preserve">Because </w:t>
      </w:r>
      <w:sdt>
        <w:sdtPr>
          <w:tag w:val="tii-similarity-SU5URVJORVRfcmVzZWFyY2gtYXBpLmNicy5kaw=="/>
          <w:id w:val="1222589854"/>
          <w:placeholder>
            <w:docPart w:val="0F631C3A6EB48E47BC16B9399F8A968E"/>
          </w:placeholder>
          <w15:appearance w15:val="hidden"/>
        </w:sdtPr>
        <w:sdtEndPr/>
        <w:sdtContent>
          <w:r w:rsidRPr="2DBADD1A">
            <w:rPr>
              <w:rFonts w:ascii="Times New Roman" w:eastAsia="Times New Roman" w:hAnsi="Times New Roman" w:cs="Times New Roman"/>
              <w:color w:val="000000" w:themeColor="text1"/>
            </w:rPr>
            <w:t>free cash flow is calculated as operating cash flow</w:t>
          </w:r>
        </w:sdtContent>
      </w:sdt>
      <w:r w:rsidRPr="2DBADD1A">
        <w:rPr>
          <w:rFonts w:ascii="Times New Roman" w:eastAsia="Times New Roman" w:hAnsi="Times New Roman" w:cs="Times New Roman"/>
          <w:color w:val="000000" w:themeColor="text1"/>
        </w:rPr>
        <w:t xml:space="preserve"> </w:t>
      </w:r>
      <w:r w:rsidR="05058CD8" w:rsidRPr="2DBADD1A">
        <w:rPr>
          <w:rFonts w:ascii="Times New Roman" w:eastAsia="Times New Roman" w:hAnsi="Times New Roman" w:cs="Times New Roman"/>
          <w:color w:val="000000" w:themeColor="text1"/>
        </w:rPr>
        <w:t xml:space="preserve">- </w:t>
      </w:r>
      <w:sdt>
        <w:sdtPr>
          <w:tag w:val="tii-similarity-SU5URVJORVRfcmVzZWFyY2gtYXBpLmNicy5kaw=="/>
          <w:id w:val="2019895043"/>
          <w:placeholder>
            <w:docPart w:val="0F631C3A6EB48E47BC16B9399F8A968E"/>
          </w:placeholder>
          <w15:appearance w15:val="hidden"/>
        </w:sdtPr>
        <w:sdtEndPr/>
        <w:sdtContent>
          <w:r w:rsidRPr="2DBADD1A">
            <w:rPr>
              <w:rFonts w:ascii="Times New Roman" w:eastAsia="Times New Roman" w:hAnsi="Times New Roman" w:cs="Times New Roman"/>
              <w:color w:val="000000" w:themeColor="text1"/>
            </w:rPr>
            <w:t>capital expenditures, it</w:t>
          </w:r>
        </w:sdtContent>
      </w:sdt>
      <w:r w:rsidRPr="2DBADD1A">
        <w:rPr>
          <w:rFonts w:ascii="Times New Roman" w:eastAsia="Times New Roman" w:hAnsi="Times New Roman" w:cs="Times New Roman"/>
          <w:color w:val="000000" w:themeColor="text1"/>
        </w:rPr>
        <w:t xml:space="preserve"> is more sensitive to near-term cash timing than sales. Historical cash flow disclosures show similar quarter-to-quarter variability during periods of restructuring and investment, supporting the assumption that this fluctuation is temporary rather than structural (PayPal Form 10-Q, 2025). </w:t>
      </w:r>
    </w:p>
    <w:p w14:paraId="41329404" w14:textId="75B8DE95" w:rsidR="31C4A753" w:rsidRDefault="31C4A753" w:rsidP="755F0BB5">
      <w:pPr>
        <w:shd w:val="clear" w:color="auto" w:fill="FFFFFF" w:themeFill="background1"/>
        <w:spacing w:after="0" w:line="240" w:lineRule="auto"/>
      </w:pPr>
      <w:r w:rsidRPr="755F0BB5">
        <w:rPr>
          <w:rFonts w:ascii="Times New Roman" w:eastAsia="Times New Roman" w:hAnsi="Times New Roman" w:cs="Times New Roman"/>
          <w:color w:val="000000" w:themeColor="text1"/>
        </w:rPr>
        <w:t xml:space="preserve"> </w:t>
      </w:r>
    </w:p>
    <w:p w14:paraId="7663487A" w14:textId="13880587" w:rsidR="31C4A753" w:rsidRDefault="7A65EEF6" w:rsidP="000B17D9">
      <w:pPr>
        <w:pStyle w:val="ListParagraph"/>
        <w:numPr>
          <w:ilvl w:val="0"/>
          <w:numId w:val="16"/>
        </w:numPr>
        <w:shd w:val="clear" w:color="auto" w:fill="FFFFFF" w:themeFill="background1"/>
        <w:spacing w:after="240" w:line="240" w:lineRule="auto"/>
        <w:rPr>
          <w:rFonts w:ascii="Times New Roman" w:eastAsia="Times New Roman" w:hAnsi="Times New Roman" w:cs="Times New Roman"/>
          <w:b/>
          <w:bCs/>
          <w:color w:val="000000" w:themeColor="text1"/>
        </w:rPr>
      </w:pPr>
      <w:r w:rsidRPr="6039D19A">
        <w:rPr>
          <w:rFonts w:ascii="Times New Roman" w:eastAsia="Times New Roman" w:hAnsi="Times New Roman" w:cs="Times New Roman"/>
          <w:b/>
          <w:bCs/>
          <w:color w:val="000000" w:themeColor="text1"/>
        </w:rPr>
        <w:t>Free Cash Flow to Net Income</w:t>
      </w:r>
    </w:p>
    <w:p w14:paraId="41FB2D4A" w14:textId="13BC6F5B" w:rsidR="050B343A" w:rsidRDefault="2F43583B" w:rsidP="6039D19A">
      <w:pPr>
        <w:shd w:val="clear" w:color="auto" w:fill="FFFFFF" w:themeFill="background1"/>
        <w:spacing w:after="0" w:line="240" w:lineRule="auto"/>
        <w:jc w:val="both"/>
      </w:pPr>
      <w:r w:rsidRPr="73745B76">
        <w:rPr>
          <w:rFonts w:ascii="Times New Roman" w:eastAsia="Times New Roman" w:hAnsi="Times New Roman" w:cs="Times New Roman"/>
          <w:color w:val="000000" w:themeColor="text1"/>
        </w:rPr>
        <w:t>The free cash flow to net income ratio declines from 1.44 in the actual quarter to 0.79, turns negative at –0.13 in FYQ1 2026, and then improves to 0.99 by FYQ3 2026. This divergence from historical levels occurs because net income smooths expenses over time, while free cash flow reflects the actual timing of cash payments related to restructuring costs and working capital adjustments.</w:t>
      </w:r>
    </w:p>
    <w:p w14:paraId="574DBB71" w14:textId="45E6F367" w:rsidR="050B343A" w:rsidRDefault="050B343A" w:rsidP="6039D19A">
      <w:pPr>
        <w:shd w:val="clear" w:color="auto" w:fill="FFFFFF" w:themeFill="background1"/>
        <w:spacing w:after="0" w:line="240" w:lineRule="auto"/>
        <w:jc w:val="both"/>
      </w:pPr>
      <w:r w:rsidRPr="6039D19A">
        <w:rPr>
          <w:rFonts w:ascii="Times New Roman" w:eastAsia="Times New Roman" w:hAnsi="Times New Roman" w:cs="Times New Roman"/>
          <w:color w:val="000000" w:themeColor="text1"/>
        </w:rPr>
        <w:t xml:space="preserve"> </w:t>
      </w:r>
    </w:p>
    <w:p w14:paraId="1020F099" w14:textId="066A6898" w:rsidR="050B343A" w:rsidRDefault="2F43583B" w:rsidP="6039D19A">
      <w:pPr>
        <w:shd w:val="clear" w:color="auto" w:fill="FFFFFF" w:themeFill="background1"/>
        <w:spacing w:after="0" w:line="240" w:lineRule="auto"/>
        <w:jc w:val="both"/>
      </w:pPr>
      <w:r w:rsidRPr="73745B76">
        <w:rPr>
          <w:rFonts w:ascii="Times New Roman" w:eastAsia="Times New Roman" w:hAnsi="Times New Roman" w:cs="Times New Roman"/>
          <w:color w:val="000000" w:themeColor="text1"/>
        </w:rPr>
        <w:t>PayPal’s historical statements show that free cash flow can temporarily diverge from net income during periods of operational transition, supporting the forecast assumption that the early decline reflects timing effects rather than weakened earnings quality (PayPal Form 10-Q, 2025).</w:t>
      </w:r>
    </w:p>
    <w:p w14:paraId="5AFE2506" w14:textId="321D67EB" w:rsidR="31C4A753" w:rsidRDefault="31C4A753" w:rsidP="755F0BB5">
      <w:pPr>
        <w:shd w:val="clear" w:color="auto" w:fill="FFFFFF" w:themeFill="background1"/>
        <w:spacing w:after="0" w:line="240" w:lineRule="auto"/>
      </w:pPr>
      <w:r w:rsidRPr="755F0BB5">
        <w:rPr>
          <w:rFonts w:ascii="Times New Roman" w:eastAsia="Times New Roman" w:hAnsi="Times New Roman" w:cs="Times New Roman"/>
          <w:color w:val="000000" w:themeColor="text1"/>
        </w:rPr>
        <w:t xml:space="preserve"> </w:t>
      </w:r>
    </w:p>
    <w:p w14:paraId="5A6E2BDB" w14:textId="00D06F48" w:rsidR="31C4A753" w:rsidRDefault="7A65EEF6" w:rsidP="000B17D9">
      <w:pPr>
        <w:pStyle w:val="ListParagraph"/>
        <w:numPr>
          <w:ilvl w:val="0"/>
          <w:numId w:val="16"/>
        </w:numPr>
        <w:shd w:val="clear" w:color="auto" w:fill="FFFFFF" w:themeFill="background1"/>
        <w:spacing w:after="240" w:line="240" w:lineRule="auto"/>
        <w:rPr>
          <w:rFonts w:ascii="Times New Roman" w:eastAsia="Times New Roman" w:hAnsi="Times New Roman" w:cs="Times New Roman"/>
          <w:b/>
          <w:bCs/>
          <w:color w:val="000000" w:themeColor="text1"/>
        </w:rPr>
      </w:pPr>
      <w:r w:rsidRPr="6039D19A">
        <w:rPr>
          <w:rFonts w:ascii="Times New Roman" w:eastAsia="Times New Roman" w:hAnsi="Times New Roman" w:cs="Times New Roman"/>
          <w:b/>
          <w:bCs/>
          <w:color w:val="000000" w:themeColor="text1"/>
        </w:rPr>
        <w:t>Free Cash Flow to Assets</w:t>
      </w:r>
    </w:p>
    <w:p w14:paraId="252A7C86" w14:textId="13A46AD3" w:rsidR="533AF269" w:rsidRDefault="346D274E" w:rsidP="6039D19A">
      <w:pPr>
        <w:shd w:val="clear" w:color="auto" w:fill="FFFFFF" w:themeFill="background1"/>
        <w:spacing w:after="0" w:line="240" w:lineRule="auto"/>
        <w:jc w:val="both"/>
        <w:rPr>
          <w:rFonts w:ascii="Times New Roman" w:eastAsia="Times New Roman" w:hAnsi="Times New Roman" w:cs="Times New Roman"/>
          <w:color w:val="000000" w:themeColor="text1"/>
        </w:rPr>
      </w:pPr>
      <w:r w:rsidRPr="73745B76">
        <w:rPr>
          <w:rFonts w:ascii="Times New Roman" w:eastAsia="Times New Roman" w:hAnsi="Times New Roman" w:cs="Times New Roman"/>
          <w:color w:val="000000" w:themeColor="text1"/>
        </w:rPr>
        <w:t>Free cash flow to assets declined from 0.09 in the actual quarter to near zero in FYQ1 2026, before recovering to 0.02 by FYQ3 2026. This ratio is directly calculated using forecasted free cash flow divided by total assets, both of which are derived from the projected financial statements.</w:t>
      </w:r>
    </w:p>
    <w:p w14:paraId="5E145EF2" w14:textId="3FFB8547" w:rsidR="533AF269" w:rsidRDefault="533AF269" w:rsidP="6039D19A">
      <w:pPr>
        <w:shd w:val="clear" w:color="auto" w:fill="FFFFFF" w:themeFill="background1"/>
        <w:spacing w:after="0" w:line="240" w:lineRule="auto"/>
        <w:jc w:val="both"/>
        <w:rPr>
          <w:rFonts w:ascii="Times New Roman" w:eastAsia="Times New Roman" w:hAnsi="Times New Roman" w:cs="Times New Roman"/>
          <w:color w:val="000000" w:themeColor="text1"/>
        </w:rPr>
      </w:pPr>
      <w:r w:rsidRPr="6039D19A">
        <w:rPr>
          <w:rFonts w:ascii="Times New Roman" w:eastAsia="Times New Roman" w:hAnsi="Times New Roman" w:cs="Times New Roman"/>
          <w:color w:val="000000" w:themeColor="text1"/>
        </w:rPr>
        <w:t xml:space="preserve"> </w:t>
      </w:r>
    </w:p>
    <w:p w14:paraId="1F5CA0CF" w14:textId="2817056B" w:rsidR="533AF269" w:rsidRDefault="533AF269" w:rsidP="6039D19A">
      <w:pPr>
        <w:shd w:val="clear" w:color="auto" w:fill="FFFFFF" w:themeFill="background1"/>
        <w:spacing w:after="0" w:line="240" w:lineRule="auto"/>
        <w:jc w:val="both"/>
        <w:rPr>
          <w:rFonts w:ascii="Times New Roman" w:eastAsia="Times New Roman" w:hAnsi="Times New Roman" w:cs="Times New Roman"/>
          <w:color w:val="000000" w:themeColor="text1"/>
        </w:rPr>
      </w:pPr>
      <w:r w:rsidRPr="6039D19A">
        <w:rPr>
          <w:rFonts w:ascii="Times New Roman" w:eastAsia="Times New Roman" w:hAnsi="Times New Roman" w:cs="Times New Roman"/>
          <w:color w:val="000000" w:themeColor="text1"/>
        </w:rPr>
        <w:t xml:space="preserve">The short-term decline reflects the assumption that total assets continue to grow modestly with transaction volume and platform investment, while free cash flow is temporarily pressured by </w:t>
      </w:r>
      <w:r w:rsidRPr="6039D19A">
        <w:rPr>
          <w:rFonts w:ascii="Times New Roman" w:eastAsia="Times New Roman" w:hAnsi="Times New Roman" w:cs="Times New Roman"/>
          <w:color w:val="000000" w:themeColor="text1"/>
        </w:rPr>
        <w:lastRenderedPageBreak/>
        <w:t>restructuring-related outflows. As these pressures ease, the ratio improves, consistent with PayPal’s historical ability to generate cash without materially reducing its asset base (Simply Wall St., 2025).</w:t>
      </w:r>
    </w:p>
    <w:p w14:paraId="66985069" w14:textId="47DF0BA4" w:rsidR="6039D19A" w:rsidRDefault="6039D19A" w:rsidP="6039D19A">
      <w:pPr>
        <w:shd w:val="clear" w:color="auto" w:fill="FFFFFF" w:themeFill="background1"/>
        <w:spacing w:after="0" w:line="240" w:lineRule="auto"/>
        <w:jc w:val="both"/>
        <w:rPr>
          <w:rFonts w:ascii="Times New Roman" w:eastAsia="Times New Roman" w:hAnsi="Times New Roman" w:cs="Times New Roman"/>
          <w:color w:val="000000" w:themeColor="text1"/>
        </w:rPr>
      </w:pPr>
    </w:p>
    <w:p w14:paraId="60B9BB28" w14:textId="38B884B0" w:rsidR="31C4A753" w:rsidRDefault="7A65EEF6" w:rsidP="6039D19A">
      <w:pPr>
        <w:shd w:val="clear" w:color="auto" w:fill="FFFFFF" w:themeFill="background1"/>
        <w:spacing w:after="0" w:line="240" w:lineRule="auto"/>
        <w:rPr>
          <w:rFonts w:ascii="Times New Roman" w:eastAsia="Times New Roman" w:hAnsi="Times New Roman" w:cs="Times New Roman"/>
          <w:b/>
          <w:bCs/>
          <w:color w:val="000000" w:themeColor="text1"/>
        </w:rPr>
      </w:pPr>
      <w:r w:rsidRPr="6039D19A">
        <w:rPr>
          <w:rFonts w:ascii="Times New Roman" w:eastAsia="Times New Roman" w:hAnsi="Times New Roman" w:cs="Times New Roman"/>
          <w:color w:val="000000" w:themeColor="text1"/>
        </w:rPr>
        <w:t xml:space="preserve"> </w:t>
      </w:r>
    </w:p>
    <w:p w14:paraId="75095D2A" w14:textId="0631DD2A" w:rsidR="31C4A753" w:rsidRDefault="7A65EEF6" w:rsidP="000B17D9">
      <w:pPr>
        <w:pStyle w:val="ListParagraph"/>
        <w:numPr>
          <w:ilvl w:val="0"/>
          <w:numId w:val="16"/>
        </w:numPr>
        <w:shd w:val="clear" w:color="auto" w:fill="FFFFFF" w:themeFill="background1"/>
        <w:spacing w:after="240" w:line="240" w:lineRule="auto"/>
        <w:rPr>
          <w:rFonts w:ascii="Times New Roman" w:eastAsia="Times New Roman" w:hAnsi="Times New Roman" w:cs="Times New Roman"/>
          <w:b/>
          <w:bCs/>
          <w:color w:val="000000" w:themeColor="text1"/>
        </w:rPr>
      </w:pPr>
      <w:r w:rsidRPr="6039D19A">
        <w:rPr>
          <w:rFonts w:ascii="Times New Roman" w:eastAsia="Times New Roman" w:hAnsi="Times New Roman" w:cs="Times New Roman"/>
          <w:b/>
          <w:bCs/>
          <w:color w:val="000000" w:themeColor="text1"/>
        </w:rPr>
        <w:t>Free Cash Flow to Equity</w:t>
      </w:r>
    </w:p>
    <w:p w14:paraId="507B2BFC" w14:textId="7B6A5BCD" w:rsidR="47142D72" w:rsidRDefault="64542A97" w:rsidP="6039D19A">
      <w:pPr>
        <w:spacing w:after="0" w:line="240" w:lineRule="auto"/>
        <w:jc w:val="both"/>
        <w:rPr>
          <w:rFonts w:ascii="Times New Roman" w:eastAsia="Times New Roman" w:hAnsi="Times New Roman" w:cs="Times New Roman"/>
          <w:color w:val="000000" w:themeColor="text1"/>
        </w:rPr>
      </w:pPr>
      <w:r w:rsidRPr="73745B76">
        <w:rPr>
          <w:rFonts w:ascii="Times New Roman" w:eastAsia="Times New Roman" w:hAnsi="Times New Roman" w:cs="Times New Roman"/>
          <w:color w:val="000000" w:themeColor="text1"/>
        </w:rPr>
        <w:t>Free cash flow to equity declines from 0.35 in the actual quarter to 0.05, turns slightly negative at –0.01 in FYQ1 2026, and then recovers to 0.06 by FYQ3 2026. This movement reflects the combined impact of operating cash flow timing, capital expenditures, and continued share repurchases modeled in the forecast.</w:t>
      </w:r>
    </w:p>
    <w:p w14:paraId="7AB7FB43" w14:textId="651412BE" w:rsidR="47142D72" w:rsidRDefault="71DD72B4" w:rsidP="6039D19A">
      <w:pPr>
        <w:spacing w:after="0" w:line="240" w:lineRule="auto"/>
        <w:jc w:val="both"/>
      </w:pPr>
      <w:r w:rsidRPr="6039D19A">
        <w:rPr>
          <w:rFonts w:ascii="Times New Roman" w:eastAsia="Times New Roman" w:hAnsi="Times New Roman" w:cs="Times New Roman"/>
          <w:color w:val="000000" w:themeColor="text1"/>
        </w:rPr>
        <w:t xml:space="preserve"> </w:t>
      </w:r>
    </w:p>
    <w:p w14:paraId="1319D02E" w14:textId="316DB64C" w:rsidR="47142D72" w:rsidRDefault="64542A97" w:rsidP="6039D19A">
      <w:pPr>
        <w:spacing w:after="0" w:line="240" w:lineRule="auto"/>
        <w:jc w:val="both"/>
      </w:pPr>
      <w:r w:rsidRPr="73745B76">
        <w:rPr>
          <w:rFonts w:ascii="Times New Roman" w:eastAsia="Times New Roman" w:hAnsi="Times New Roman" w:cs="Times New Roman"/>
          <w:color w:val="000000" w:themeColor="text1"/>
        </w:rPr>
        <w:t>Historically, PayPal’s shareholder returns have been funded primarily through operating cash flows rather than increased leverage. The recovery in free cash flow to equity later in the forecast supports the assumption that shareholder distributions remain sustainable without relying on additional long-term debt (PayPal Form 10-Q, 2025).</w:t>
      </w:r>
    </w:p>
    <w:p w14:paraId="243DED15" w14:textId="6B19D5FB" w:rsidR="47142D72" w:rsidRDefault="47142D72" w:rsidP="6039D19A">
      <w:pPr>
        <w:pStyle w:val="Heading1"/>
        <w:spacing w:before="0" w:after="0" w:line="240" w:lineRule="auto"/>
        <w:rPr>
          <w:rFonts w:ascii="Times New Roman" w:eastAsia="Times New Roman" w:hAnsi="Times New Roman" w:cs="Times New Roman"/>
          <w:color w:val="000000" w:themeColor="text1"/>
          <w:sz w:val="24"/>
          <w:szCs w:val="24"/>
        </w:rPr>
      </w:pPr>
    </w:p>
    <w:p w14:paraId="13013113" w14:textId="77777777" w:rsidR="0070080F" w:rsidRPr="0070080F" w:rsidRDefault="0070080F" w:rsidP="0070080F"/>
    <w:p w14:paraId="3A87074F" w14:textId="48321713" w:rsidR="47142D72" w:rsidRDefault="7FA0856A" w:rsidP="6039D19A">
      <w:pPr>
        <w:pStyle w:val="Heading1"/>
        <w:spacing w:before="0" w:after="0" w:line="480" w:lineRule="auto"/>
        <w:rPr>
          <w:rFonts w:ascii="Times New Roman" w:eastAsia="Times New Roman" w:hAnsi="Times New Roman" w:cs="Times New Roman"/>
          <w:b/>
          <w:bCs/>
          <w:sz w:val="28"/>
          <w:szCs w:val="28"/>
        </w:rPr>
      </w:pPr>
      <w:r w:rsidRPr="6039D19A">
        <w:rPr>
          <w:rFonts w:ascii="Times New Roman" w:eastAsia="Times New Roman" w:hAnsi="Times New Roman" w:cs="Times New Roman"/>
          <w:b/>
          <w:bCs/>
          <w:sz w:val="28"/>
          <w:szCs w:val="28"/>
        </w:rPr>
        <w:t>References</w:t>
      </w:r>
    </w:p>
    <w:p w14:paraId="40371F11" w14:textId="1BC20D35" w:rsidR="47142D72" w:rsidRDefault="2C9817C2" w:rsidP="755F0BB5">
      <w:pPr>
        <w:spacing w:after="0" w:line="480" w:lineRule="auto"/>
        <w:ind w:left="720" w:hanging="720"/>
      </w:pPr>
      <w:r w:rsidRPr="2DBADD1A">
        <w:rPr>
          <w:rFonts w:ascii="Times New Roman" w:eastAsia="Times New Roman" w:hAnsi="Times New Roman" w:cs="Times New Roman"/>
        </w:rPr>
        <w:t xml:space="preserve">Carlsen, C. (2025). </w:t>
      </w:r>
      <w:r w:rsidRPr="2DBADD1A">
        <w:rPr>
          <w:rFonts w:ascii="Times New Roman" w:eastAsia="Times New Roman" w:hAnsi="Times New Roman" w:cs="Times New Roman"/>
          <w:i/>
          <w:iCs/>
        </w:rPr>
        <w:t>Is It Time to Buy PayPal Stock in 2025?</w:t>
      </w:r>
      <w:r w:rsidRPr="2DBADD1A">
        <w:rPr>
          <w:rFonts w:ascii="Times New Roman" w:eastAsia="Times New Roman" w:hAnsi="Times New Roman" w:cs="Times New Roman"/>
        </w:rPr>
        <w:t xml:space="preserve"> </w:t>
      </w:r>
      <w:sdt>
        <w:sdtPr>
          <w:tag w:val="tii-similarity-U1VCTUlUVEVEX1dPUktfb2lkOjI6ODMwMjM1Njgz"/>
          <w:id w:val="1553173988"/>
          <w:placeholder>
            <w:docPart w:val="DB6523F504A393409D20EC30DB8149A2"/>
          </w:placeholder>
          <w15:appearance w15:val="hidden"/>
        </w:sdtPr>
        <w:sdtEndPr/>
        <w:sdtContent>
          <w:r w:rsidRPr="2DBADD1A">
            <w:rPr>
              <w:rFonts w:ascii="Times New Roman" w:eastAsia="Times New Roman" w:hAnsi="Times New Roman" w:cs="Times New Roman"/>
            </w:rPr>
            <w:t>Nasdaq.com.</w:t>
          </w:r>
        </w:sdtContent>
      </w:sdt>
      <w:r w:rsidRPr="2DBADD1A">
        <w:rPr>
          <w:rFonts w:ascii="Times New Roman" w:eastAsia="Times New Roman" w:hAnsi="Times New Roman" w:cs="Times New Roman"/>
        </w:rPr>
        <w:t xml:space="preserve"> </w:t>
      </w:r>
      <w:hyperlink r:id="rId22">
        <w:r w:rsidRPr="2DBADD1A">
          <w:rPr>
            <w:rStyle w:val="Hyperlink"/>
            <w:rFonts w:ascii="Times New Roman" w:eastAsia="Times New Roman" w:hAnsi="Times New Roman" w:cs="Times New Roman"/>
          </w:rPr>
          <w:t>/it-time-buy-paypal-stock-2025</w:t>
        </w:r>
      </w:hyperlink>
      <w:sdt>
        <w:sdtPr>
          <w:tag w:val="tii-similarity-U1VCTUlUVEVEX1dPUktfb2lkOjI6ODMwMjM1Njgz"/>
          <w:id w:val="970073193"/>
          <w:placeholder>
            <w:docPart w:val="DB6523F504A393409D20EC30DB8149A2"/>
          </w:placeholder>
          <w15:appearance w15:val="hidden"/>
        </w:sdtPr>
        <w:sdtEndPr/>
        <w:sdtContent>
          <w:r w:rsidRPr="73745B76">
            <w:rPr>
              <w:rFonts w:ascii="Times New Roman" w:eastAsia="Times New Roman" w:hAnsi="Times New Roman" w:cs="Times New Roman"/>
            </w:rPr>
            <w:t>https://www.nasdaq.com/articles</w:t>
          </w:r>
        </w:sdtContent>
      </w:sdt>
      <w:r w:rsidRPr="73745B76">
        <w:rPr>
          <w:rFonts w:ascii="Times New Roman" w:eastAsia="Times New Roman" w:hAnsi="Times New Roman" w:cs="Times New Roman"/>
        </w:rPr>
        <w:t>/it-time-buy-paypal-stock-2025</w:t>
      </w:r>
    </w:p>
    <w:p w14:paraId="00F60DFD" w14:textId="7E7B1BA3" w:rsidR="47142D72" w:rsidRDefault="00AC1917" w:rsidP="73745B76">
      <w:pPr>
        <w:spacing w:after="0" w:line="480" w:lineRule="auto"/>
        <w:ind w:left="720" w:hanging="720"/>
        <w:rPr>
          <w:rStyle w:val="Hyperlink"/>
          <w:rFonts w:ascii="Times New Roman" w:eastAsia="Times New Roman" w:hAnsi="Times New Roman" w:cs="Times New Roman"/>
        </w:rPr>
      </w:pPr>
      <w:sdt>
        <w:sdtPr>
          <w:rPr>
            <w:color w:val="467886"/>
            <w:u w:val="single"/>
          </w:rPr>
          <w:tag w:val="tii-similarity-U1VCTUlUVEVEX1dPUktfb2lkOjE6MzM0NjIxMDM2Ng=="/>
          <w:id w:val="2114788121"/>
          <w:placeholder>
            <w:docPart w:val="FF3770BDFC94DE4F82E46D792F91A572"/>
          </w:placeholder>
          <w15:appearance w15:val="hidden"/>
        </w:sdtPr>
        <w:sdtEndPr>
          <w:rPr>
            <w:color w:val="auto"/>
            <w:u w:val="none"/>
          </w:rPr>
        </w:sdtEndPr>
        <w:sdtContent>
          <w:r w:rsidR="7E1692CB" w:rsidRPr="2DBADD1A">
            <w:rPr>
              <w:rFonts w:ascii="Times New Roman" w:eastAsia="Times New Roman" w:hAnsi="Times New Roman" w:cs="Times New Roman"/>
            </w:rPr>
            <w:t xml:space="preserve">Garnett, A. G. (2024, March 30). </w:t>
          </w:r>
          <w:r w:rsidR="7E1692CB" w:rsidRPr="2DBADD1A">
            <w:rPr>
              <w:rFonts w:ascii="Times New Roman" w:eastAsia="Times New Roman" w:hAnsi="Times New Roman" w:cs="Times New Roman"/>
              <w:i/>
              <w:iCs/>
            </w:rPr>
            <w:t>Britannica Money</w:t>
          </w:r>
          <w:r w:rsidR="7E1692CB" w:rsidRPr="2DBADD1A">
            <w:rPr>
              <w:rFonts w:ascii="Times New Roman" w:eastAsia="Times New Roman" w:hAnsi="Times New Roman" w:cs="Times New Roman"/>
            </w:rPr>
            <w:t xml:space="preserve">. </w:t>
          </w:r>
          <w:hyperlink r:id="rId23">
            <w:r w:rsidR="7E1692CB" w:rsidRPr="2DBADD1A">
              <w:rPr>
                <w:rStyle w:val="Hyperlink"/>
                <w:rFonts w:ascii="Times New Roman" w:eastAsia="Times New Roman" w:hAnsi="Times New Roman" w:cs="Times New Roman"/>
              </w:rPr>
              <w:t>Www.britannica.com</w:t>
            </w:r>
          </w:hyperlink>
          <w:r w:rsidR="7E1692CB" w:rsidRPr="2DBADD1A">
            <w:rPr>
              <w:rFonts w:ascii="Times New Roman" w:eastAsia="Times New Roman" w:hAnsi="Times New Roman" w:cs="Times New Roman"/>
            </w:rPr>
            <w:t>.</w:t>
          </w:r>
        </w:sdtContent>
      </w:sdt>
      <w:r w:rsidR="7E1692CB" w:rsidRPr="2DBADD1A">
        <w:rPr>
          <w:rFonts w:ascii="Times New Roman" w:eastAsia="Times New Roman" w:hAnsi="Times New Roman" w:cs="Times New Roman"/>
        </w:rPr>
        <w:t xml:space="preserve"> </w:t>
      </w:r>
      <w:hyperlink r:id="rId24">
        <w:sdt>
          <w:sdtPr>
            <w:tag w:val="tii-similarity-U1VCTUlUVEVEX1dPUktfb2lkOjE6MzM0NjIxMDM2Ng=="/>
            <w:id w:val="31337061"/>
            <w:placeholder>
              <w:docPart w:val="21830D9D2D5223458DDD3DA0C8A9CCC9"/>
            </w:placeholder>
            <w15:appearance w15:val="hidden"/>
          </w:sdtPr>
          <w:sdtContent>
            <w:r w:rsidR="47142D72">
              <w:t>https://www.britannica.com/money/PayPal</w:t>
            </w:r>
          </w:sdtContent>
        </w:sdt>
      </w:hyperlink>
      <w:sdt>
        <w:sdtPr>
          <w:tag w:val="tii-similarity-U1VCTUlUVEVEX1dPUktfb2lkOjE6MzM0NjIxMDM2Ng=="/>
          <w:id w:val="644378236"/>
          <w:placeholder>
            <w:docPart w:val="7BDA4C0AB7654C4D9EBA2FAA76EB6D89"/>
          </w:placeholder>
          <w15:appearance w15:val="hidden"/>
        </w:sdtPr>
        <w:sdtEndPr/>
        <w:sdtContent>
          <w:r w:rsidR="7E1692CB" w:rsidRPr="73745B76">
            <w:rPr>
              <w:rFonts w:ascii="Times New Roman" w:eastAsia="Times New Roman" w:hAnsi="Times New Roman" w:cs="Times New Roman"/>
            </w:rPr>
            <w:t>https://www.britannica.com/money/PayPal</w:t>
          </w:r>
        </w:sdtContent>
      </w:sdt>
    </w:p>
    <w:p w14:paraId="3896E10B" w14:textId="212A4CBE" w:rsidR="15D0736B" w:rsidRDefault="5CDE5CCC" w:rsidP="6039D19A">
      <w:pPr>
        <w:spacing w:after="0" w:line="480" w:lineRule="auto"/>
        <w:ind w:left="720" w:hanging="720"/>
      </w:pPr>
      <w:r w:rsidRPr="2DBADD1A">
        <w:rPr>
          <w:rFonts w:ascii="Times New Roman" w:eastAsia="Times New Roman" w:hAnsi="Times New Roman" w:cs="Times New Roman"/>
        </w:rPr>
        <w:t xml:space="preserve">Horn, B. (2025, October 3). </w:t>
      </w:r>
      <w:sdt>
        <w:sdtPr>
          <w:tag w:val="tii-similarity-U1VCTUlUVEVEX1dPUktfb2lkOjI3MjEwOjIzMDM2NjI1Ng=="/>
          <w:id w:val="632805517"/>
          <w:placeholder>
            <w:docPart w:val="24DF27E36246094E981F2D42397970E5"/>
          </w:placeholder>
          <w15:appearance w15:val="hidden"/>
        </w:sdtPr>
        <w:sdtEndPr/>
        <w:sdtContent>
          <w:r w:rsidRPr="2DBADD1A">
            <w:rPr>
              <w:rFonts w:ascii="Times New Roman" w:eastAsia="Times New Roman" w:hAnsi="Times New Roman" w:cs="Times New Roman"/>
              <w:i/>
              <w:iCs/>
            </w:rPr>
            <w:t>PayPal Remains a</w:t>
          </w:r>
        </w:sdtContent>
      </w:sdt>
      <w:r w:rsidRPr="2DBADD1A">
        <w:rPr>
          <w:rFonts w:ascii="Times New Roman" w:eastAsia="Times New Roman" w:hAnsi="Times New Roman" w:cs="Times New Roman"/>
          <w:i/>
          <w:iCs/>
        </w:rPr>
        <w:t xml:space="preserve"> Somewhat </w:t>
      </w:r>
      <w:sdt>
        <w:sdtPr>
          <w:tag w:val="tii-similarity-U1VCTUlUVEVEX1dPUktfb2lkOjI3MjEwOjIzMDM2NjI1Ng=="/>
          <w:id w:val="1505732874"/>
          <w:placeholder>
            <w:docPart w:val="24DF27E36246094E981F2D42397970E5"/>
          </w:placeholder>
          <w15:appearance w15:val="hidden"/>
        </w:sdtPr>
        <w:sdtEndPr/>
        <w:sdtContent>
          <w:r w:rsidRPr="2DBADD1A">
            <w:rPr>
              <w:rFonts w:ascii="Times New Roman" w:eastAsia="Times New Roman" w:hAnsi="Times New Roman" w:cs="Times New Roman"/>
              <w:i/>
              <w:iCs/>
            </w:rPr>
            <w:t>Unique Player</w:t>
          </w:r>
        </w:sdtContent>
      </w:sdt>
      <w:r w:rsidRPr="2DBADD1A">
        <w:rPr>
          <w:rFonts w:ascii="Times New Roman" w:eastAsia="Times New Roman" w:hAnsi="Times New Roman" w:cs="Times New Roman"/>
          <w:i/>
          <w:iCs/>
        </w:rPr>
        <w:t xml:space="preserve"> Within </w:t>
      </w:r>
      <w:sdt>
        <w:sdtPr>
          <w:tag w:val="tii-similarity-U1VCTUlUVEVEX1dPUktfb2lkOjI3MjEwOjIzMDM2NjI1Ng=="/>
          <w:id w:val="1831461922"/>
          <w:placeholder>
            <w:docPart w:val="24DF27E36246094E981F2D42397970E5"/>
          </w:placeholder>
          <w15:appearance w15:val="hidden"/>
        </w:sdtPr>
        <w:sdtEndPr/>
        <w:sdtContent>
          <w:r w:rsidRPr="2DBADD1A">
            <w:rPr>
              <w:rFonts w:ascii="Times New Roman" w:eastAsia="Times New Roman" w:hAnsi="Times New Roman" w:cs="Times New Roman"/>
              <w:i/>
              <w:iCs/>
            </w:rPr>
            <w:t>the Payments Space</w:t>
          </w:r>
        </w:sdtContent>
      </w:sdt>
      <w:r w:rsidRPr="2DBADD1A">
        <w:rPr>
          <w:rFonts w:ascii="Times New Roman" w:eastAsia="Times New Roman" w:hAnsi="Times New Roman" w:cs="Times New Roman"/>
        </w:rPr>
        <w:t xml:space="preserve">. Morningstar, Inc. </w:t>
      </w:r>
      <w:hyperlink r:id="rId25">
        <w:r w:rsidRPr="2DBADD1A">
          <w:rPr>
            <w:rStyle w:val="Hyperlink"/>
            <w:rFonts w:ascii="Times New Roman" w:eastAsia="Times New Roman" w:hAnsi="Times New Roman" w:cs="Times New Roman"/>
          </w:rPr>
          <w:t>https://www.morningstar.com/company-reports/1344603--somewhat--within-?listing=0P00016CGN</w:t>
        </w:r>
      </w:hyperlink>
      <w:r w:rsidRPr="73745B76">
        <w:rPr>
          <w:rFonts w:ascii="Times New Roman" w:eastAsia="Times New Roman" w:hAnsi="Times New Roman" w:cs="Times New Roman"/>
        </w:rPr>
        <w:t>-somewhat-</w:t>
      </w:r>
      <w:sdt>
        <w:sdtPr>
          <w:tag w:val="tii-similarity-U1VCTUlUVEVEX1dPUktfb2lkOjI3MjEwOjIzMDM2NjI1Ng=="/>
          <w:id w:val="254441957"/>
          <w:placeholder>
            <w:docPart w:val="24DF27E36246094E981F2D42397970E5"/>
          </w:placeholder>
          <w15:appearance w15:val="hidden"/>
        </w:sdtPr>
        <w:sdtEndPr/>
        <w:sdtContent>
          <w:r w:rsidRPr="73745B76">
            <w:rPr>
              <w:rFonts w:ascii="Times New Roman" w:eastAsia="Times New Roman" w:hAnsi="Times New Roman" w:cs="Times New Roman"/>
            </w:rPr>
            <w:t>unique-player</w:t>
          </w:r>
        </w:sdtContent>
      </w:sdt>
      <w:r w:rsidRPr="73745B76">
        <w:rPr>
          <w:rFonts w:ascii="Times New Roman" w:eastAsia="Times New Roman" w:hAnsi="Times New Roman" w:cs="Times New Roman"/>
        </w:rPr>
        <w:t>-within-</w:t>
      </w:r>
      <w:sdt>
        <w:sdtPr>
          <w:tag w:val="tii-similarity-U1VCTUlUVEVEX1dPUktfb2lkOjI3MjEwOjIzMDM2NjI1Ng=="/>
          <w:id w:val="842966873"/>
          <w:placeholder>
            <w:docPart w:val="24DF27E36246094E981F2D42397970E5"/>
          </w:placeholder>
          <w15:appearance w15:val="hidden"/>
        </w:sdtPr>
        <w:sdtEndPr/>
        <w:sdtContent>
          <w:r w:rsidRPr="73745B76">
            <w:rPr>
              <w:rFonts w:ascii="Times New Roman" w:eastAsia="Times New Roman" w:hAnsi="Times New Roman" w:cs="Times New Roman"/>
            </w:rPr>
            <w:t>the-payments-space</w:t>
          </w:r>
        </w:sdtContent>
      </w:sdt>
      <w:r w:rsidRPr="73745B76">
        <w:rPr>
          <w:rFonts w:ascii="Times New Roman" w:eastAsia="Times New Roman" w:hAnsi="Times New Roman" w:cs="Times New Roman"/>
        </w:rPr>
        <w:t>?listing=0P00016CGN</w:t>
      </w:r>
    </w:p>
    <w:p w14:paraId="77B77CD7" w14:textId="1F3299F0" w:rsidR="47142D72" w:rsidRDefault="00AC1917" w:rsidP="755F0BB5">
      <w:pPr>
        <w:spacing w:after="0" w:line="480" w:lineRule="auto"/>
        <w:ind w:left="720" w:hanging="720"/>
      </w:pPr>
      <w:sdt>
        <w:sdtPr>
          <w:tag w:val="tii-similarity-U1VCTUlUVEVEX1dPUktfb2lkOjE6MzQxOTcxNjI1NA=="/>
          <w:id w:val="871816061"/>
          <w:placeholder>
            <w:docPart w:val="1E1DFA8D975C4948A686A40A2D5F5988"/>
          </w:placeholder>
          <w15:appearance w15:val="hidden"/>
        </w:sdtPr>
        <w:sdtEndPr/>
        <w:sdtContent>
          <w:r w:rsidR="7E1692CB" w:rsidRPr="2DBADD1A">
            <w:rPr>
              <w:rFonts w:ascii="Times New Roman" w:eastAsia="Times New Roman" w:hAnsi="Times New Roman" w:cs="Times New Roman"/>
            </w:rPr>
            <w:t>Kennedy, R. (2025</w:t>
          </w:r>
        </w:sdtContent>
      </w:sdt>
      <w:r w:rsidR="7E1692CB" w:rsidRPr="2DBADD1A">
        <w:rPr>
          <w:rFonts w:ascii="Times New Roman" w:eastAsia="Times New Roman" w:hAnsi="Times New Roman" w:cs="Times New Roman"/>
        </w:rPr>
        <w:t xml:space="preserve">, August 1). </w:t>
      </w:r>
      <w:sdt>
        <w:sdtPr>
          <w:tag w:val="tii-similarity-U1VCTUlUVEVEX1dPUktfb2lkOjE6MzQxOTcxNjI1NA=="/>
          <w:id w:val="1751341235"/>
          <w:placeholder>
            <w:docPart w:val="1E1DFA8D975C4948A686A40A2D5F5988"/>
          </w:placeholder>
          <w15:appearance w15:val="hidden"/>
        </w:sdtPr>
        <w:sdtEndPr/>
        <w:sdtContent>
          <w:r w:rsidR="7E1692CB" w:rsidRPr="2DBADD1A">
            <w:rPr>
              <w:rFonts w:ascii="Times New Roman" w:eastAsia="Times New Roman" w:hAnsi="Times New Roman" w:cs="Times New Roman"/>
              <w:i/>
              <w:iCs/>
            </w:rPr>
            <w:t>Inside PayPal’s restructuring plans</w:t>
          </w:r>
          <w:r w:rsidR="7E1692CB" w:rsidRPr="2DBADD1A">
            <w:rPr>
              <w:rFonts w:ascii="Times New Roman" w:eastAsia="Times New Roman" w:hAnsi="Times New Roman" w:cs="Times New Roman"/>
            </w:rPr>
            <w:t>.</w:t>
          </w:r>
        </w:sdtContent>
      </w:sdt>
      <w:r w:rsidR="7E1692CB" w:rsidRPr="2DBADD1A">
        <w:rPr>
          <w:rFonts w:ascii="Times New Roman" w:eastAsia="Times New Roman" w:hAnsi="Times New Roman" w:cs="Times New Roman"/>
        </w:rPr>
        <w:t xml:space="preserve"> </w:t>
      </w:r>
      <w:sdt>
        <w:sdtPr>
          <w:tag w:val="tii-similarity-U1VCTUlUVEVEX1dPUktfb2lkOjE6MzQxOTcxNjI1NA=="/>
          <w:id w:val="212967885"/>
          <w:placeholder>
            <w:docPart w:val="1E1DFA8D975C4948A686A40A2D5F5988"/>
          </w:placeholder>
          <w15:appearance w15:val="hidden"/>
        </w:sdtPr>
        <w:sdtEndPr/>
        <w:sdtContent>
          <w:r w:rsidR="7E1692CB" w:rsidRPr="2DBADD1A">
            <w:rPr>
              <w:rFonts w:ascii="Times New Roman" w:eastAsia="Times New Roman" w:hAnsi="Times New Roman" w:cs="Times New Roman"/>
            </w:rPr>
            <w:t xml:space="preserve">Payment Expert. </w:t>
          </w:r>
          <w:hyperlink r:id="rId26">
            <w:r w:rsidR="7E1692CB" w:rsidRPr="2DBADD1A">
              <w:rPr>
                <w:rStyle w:val="Hyperlink"/>
                <w:rFonts w:ascii="Times New Roman" w:eastAsia="Times New Roman" w:hAnsi="Times New Roman" w:cs="Times New Roman"/>
              </w:rPr>
              <w:t>https://paymentexpert.com/2025/08/01/inside-paypals-/</w:t>
            </w:r>
          </w:hyperlink>
          <w:sdt>
            <w:sdtPr>
              <w:tag w:val="tii-similarity-U1VCTUlUVEVEX1dPUktfb2lkOjE6MzQxOTcxNjI1NA=="/>
              <w:id w:val="1235853627"/>
              <w:placeholder>
                <w:docPart w:val="1E1DFA8D975C4948A686A40A2D5F5988"/>
              </w:placeholder>
              <w15:appearance w15:val="hidden"/>
            </w:sdtPr>
            <w:sdtEndPr/>
            <w:sdtContent>
              <w:sdt>
                <w:sdtPr>
                  <w:tag w:val="tii-similarity-U1VCTUlUVEVEX1dPUktfb2lkOjE6MzQxOTcxNjI1NA=="/>
                  <w:id w:val="17057886"/>
                  <w:placeholder>
                    <w:docPart w:val="1E1DFA8D975C4948A686A40A2D5F5988"/>
                  </w:placeholder>
                  <w15:appearance w15:val="hidden"/>
                </w:sdtPr>
                <w:sdtEndPr/>
                <w:sdtContent/>
              </w:sdt>
              <w:r w:rsidR="7E1692CB" w:rsidRPr="73745B76">
                <w:rPr>
                  <w:rFonts w:ascii="Times New Roman" w:eastAsia="Times New Roman" w:hAnsi="Times New Roman" w:cs="Times New Roman"/>
                </w:rPr>
                <w:t>/</w:t>
              </w:r>
            </w:sdtContent>
          </w:sdt>
        </w:sdtContent>
      </w:sdt>
    </w:p>
    <w:p w14:paraId="25C21353" w14:textId="14A45C57" w:rsidR="0494403A" w:rsidRDefault="3A1EE9DF" w:rsidP="6039D19A">
      <w:pPr>
        <w:spacing w:after="0" w:line="480" w:lineRule="auto"/>
        <w:ind w:left="720" w:hanging="720"/>
        <w:rPr>
          <w:rFonts w:ascii="Times New Roman" w:eastAsia="Times New Roman" w:hAnsi="Times New Roman" w:cs="Times New Roman"/>
        </w:rPr>
      </w:pPr>
      <w:r w:rsidRPr="2DBADD1A">
        <w:rPr>
          <w:rFonts w:ascii="Times New Roman" w:eastAsia="Times New Roman" w:hAnsi="Times New Roman" w:cs="Times New Roman"/>
        </w:rPr>
        <w:lastRenderedPageBreak/>
        <w:t xml:space="preserve">Khan, F. H. (2025, October 30). PayPal Is Paying Its First-Ever Dividend. Should You Snap Up PYPL </w:t>
      </w:r>
      <w:sdt>
        <w:sdtPr>
          <w:tag w:val="tii-similarity-U1VCTUlUVEVEX1dPUktfb2lkOjMxMTc6NTQwMjYwMjkz"/>
          <w:id w:val="1801713751"/>
          <w:placeholder>
            <w:docPart w:val="1AF8E3F6FCDA6041BD19F8CB04688EA7"/>
          </w:placeholder>
          <w15:appearance w15:val="hidden"/>
        </w:sdtPr>
        <w:sdtEndPr/>
        <w:sdtContent>
          <w:r w:rsidRPr="2DBADD1A">
            <w:rPr>
              <w:rFonts w:ascii="Times New Roman" w:eastAsia="Times New Roman" w:hAnsi="Times New Roman" w:cs="Times New Roman"/>
            </w:rPr>
            <w:t>Stock Now? Yahoo Finance.</w:t>
          </w:r>
        </w:sdtContent>
      </w:sdt>
      <w:r w:rsidRPr="2DBADD1A">
        <w:rPr>
          <w:rFonts w:ascii="Times New Roman" w:eastAsia="Times New Roman" w:hAnsi="Times New Roman" w:cs="Times New Roman"/>
        </w:rPr>
        <w:t xml:space="preserve"> </w:t>
      </w:r>
      <w:hyperlink r:id="rId27">
        <w:r w:rsidRPr="2DBADD1A">
          <w:rPr>
            <w:rStyle w:val="Hyperlink"/>
            <w:rFonts w:ascii="Times New Roman" w:eastAsia="Times New Roman" w:hAnsi="Times New Roman" w:cs="Times New Roman"/>
          </w:rPr>
          <w:t>https://finance.yahoo.com/news/paypal-paying-first-ever-dividend-233002875.html</w:t>
        </w:r>
      </w:hyperlink>
      <w:r w:rsidRPr="2DBADD1A">
        <w:rPr>
          <w:rFonts w:ascii="Times New Roman" w:eastAsia="Times New Roman" w:hAnsi="Times New Roman" w:cs="Times New Roman"/>
        </w:rPr>
        <w:t xml:space="preserve"> </w:t>
      </w:r>
    </w:p>
    <w:p w14:paraId="7048CF01" w14:textId="218A5347" w:rsidR="47142D72" w:rsidRDefault="00AC1917" w:rsidP="755F0BB5">
      <w:pPr>
        <w:spacing w:after="0" w:line="480" w:lineRule="auto"/>
        <w:ind w:left="720" w:hanging="720"/>
      </w:pPr>
      <w:sdt>
        <w:sdtPr>
          <w:tag w:val="tii-similarity-U1VCTUlUVEVEX1dPUktfb2lkOjI6NzY2MDc0ODY4"/>
          <w:id w:val="1459567425"/>
          <w:placeholder>
            <w:docPart w:val="ED0B7C9BE61041468DA3785AA5860427"/>
          </w:placeholder>
          <w15:appearance w15:val="hidden"/>
        </w:sdtPr>
        <w:sdtEndPr/>
        <w:sdtContent>
          <w:r w:rsidR="2C9817C2" w:rsidRPr="2DBADD1A">
            <w:rPr>
              <w:rFonts w:ascii="Times New Roman" w:eastAsia="Times New Roman" w:hAnsi="Times New Roman" w:cs="Times New Roman"/>
            </w:rPr>
            <w:t xml:space="preserve">PayPal. (2024). </w:t>
          </w:r>
          <w:r w:rsidR="2C9817C2" w:rsidRPr="2DBADD1A">
            <w:rPr>
              <w:rFonts w:ascii="Times New Roman" w:eastAsia="Times New Roman" w:hAnsi="Times New Roman" w:cs="Times New Roman"/>
              <w:i/>
              <w:iCs/>
            </w:rPr>
            <w:t>PayPal Holdings, Inc. - Home</w:t>
          </w:r>
          <w:r w:rsidR="2C9817C2" w:rsidRPr="2DBADD1A">
            <w:rPr>
              <w:rFonts w:ascii="Times New Roman" w:eastAsia="Times New Roman" w:hAnsi="Times New Roman" w:cs="Times New Roman"/>
            </w:rPr>
            <w:t>. Pypl.com.</w:t>
          </w:r>
        </w:sdtContent>
      </w:sdt>
      <w:r w:rsidR="2C9817C2" w:rsidRPr="2DBADD1A">
        <w:rPr>
          <w:rFonts w:ascii="Times New Roman" w:eastAsia="Times New Roman" w:hAnsi="Times New Roman" w:cs="Times New Roman"/>
        </w:rPr>
        <w:t xml:space="preserve"> </w:t>
      </w:r>
      <w:hyperlink r:id="rId28">
        <w:r w:rsidR="2C9817C2" w:rsidRPr="2DBADD1A">
          <w:rPr>
            <w:rStyle w:val="Hyperlink"/>
            <w:rFonts w:ascii="Times New Roman" w:eastAsia="Times New Roman" w:hAnsi="Times New Roman" w:cs="Times New Roman"/>
          </w:rPr>
          <w:t>/</w:t>
        </w:r>
      </w:hyperlink>
      <w:sdt>
        <w:sdtPr>
          <w:tag w:val="tii-similarity-U1VCTUlUVEVEX1dPUktfb2lkOjI6NzY2MDc0ODY4"/>
          <w:id w:val="110762694"/>
          <w:placeholder>
            <w:docPart w:val="ED0B7C9BE61041468DA3785AA5860427"/>
          </w:placeholder>
          <w15:appearance w15:val="hidden"/>
        </w:sdtPr>
        <w:sdtEndPr/>
        <w:sdtContent>
          <w:r w:rsidR="2C9817C2" w:rsidRPr="73745B76">
            <w:rPr>
              <w:rFonts w:ascii="Times New Roman" w:eastAsia="Times New Roman" w:hAnsi="Times New Roman" w:cs="Times New Roman"/>
            </w:rPr>
            <w:t>https://investor.pypl.com</w:t>
          </w:r>
        </w:sdtContent>
      </w:sdt>
      <w:r w:rsidR="2C9817C2" w:rsidRPr="73745B76">
        <w:rPr>
          <w:rFonts w:ascii="Times New Roman" w:eastAsia="Times New Roman" w:hAnsi="Times New Roman" w:cs="Times New Roman"/>
        </w:rPr>
        <w:t>/</w:t>
      </w:r>
    </w:p>
    <w:p w14:paraId="1DA0295C" w14:textId="2FB5528A" w:rsidR="47142D72" w:rsidRDefault="00AC1917" w:rsidP="73745B76">
      <w:pPr>
        <w:spacing w:after="0" w:line="480" w:lineRule="auto"/>
        <w:ind w:left="720" w:hanging="720"/>
        <w:rPr>
          <w:rStyle w:val="Hyperlink"/>
          <w:rFonts w:ascii="Times New Roman" w:eastAsia="Times New Roman" w:hAnsi="Times New Roman" w:cs="Times New Roman"/>
        </w:rPr>
      </w:pPr>
      <w:sdt>
        <w:sdtPr>
          <w:rPr>
            <w:color w:val="467886"/>
            <w:u w:val="single"/>
          </w:rPr>
          <w:tag w:val="tii-similarity-U1VCTUlUVEVEX1dPUktfb2lkOjE6MzE0NzEzNTMxMg=="/>
          <w:id w:val="779451976"/>
          <w:placeholder>
            <w:docPart w:val="640E36D59E90634ABD6E0257DA14AD98"/>
          </w:placeholder>
          <w15:appearance w15:val="hidden"/>
        </w:sdtPr>
        <w:sdtEndPr>
          <w:rPr>
            <w:color w:val="auto"/>
            <w:u w:val="none"/>
          </w:rPr>
        </w:sdtEndPr>
        <w:sdtContent>
          <w:r w:rsidR="2C9817C2" w:rsidRPr="2DBADD1A">
            <w:rPr>
              <w:rFonts w:ascii="Times New Roman" w:eastAsia="Times New Roman" w:hAnsi="Times New Roman" w:cs="Times New Roman"/>
            </w:rPr>
            <w:t xml:space="preserve">PayPal. (2025). </w:t>
          </w:r>
          <w:r w:rsidR="2C9817C2" w:rsidRPr="2DBADD1A">
            <w:rPr>
              <w:rFonts w:ascii="Times New Roman" w:eastAsia="Times New Roman" w:hAnsi="Times New Roman" w:cs="Times New Roman"/>
              <w:i/>
              <w:iCs/>
            </w:rPr>
            <w:t>Send Money, Pay Online or Set Up a Merchant Account -</w:t>
          </w:r>
        </w:sdtContent>
      </w:sdt>
      <w:r w:rsidR="2C9817C2" w:rsidRPr="2DBADD1A">
        <w:rPr>
          <w:rFonts w:ascii="Times New Roman" w:eastAsia="Times New Roman" w:hAnsi="Times New Roman" w:cs="Times New Roman"/>
          <w:i/>
          <w:iCs/>
        </w:rPr>
        <w:t xml:space="preserve"> </w:t>
      </w:r>
      <w:sdt>
        <w:sdtPr>
          <w:tag w:val="tii-similarity-U1VCTUlUVEVEX1dPUktfb2lkOjE6MzE0NzEzNTMxMg=="/>
          <w:id w:val="1040246209"/>
          <w:placeholder>
            <w:docPart w:val="640E36D59E90634ABD6E0257DA14AD98"/>
          </w:placeholder>
          <w15:appearance w15:val="hidden"/>
        </w:sdtPr>
        <w:sdtEndPr/>
        <w:sdtContent>
          <w:r w:rsidR="2C9817C2" w:rsidRPr="2DBADD1A">
            <w:rPr>
              <w:rFonts w:ascii="Times New Roman" w:eastAsia="Times New Roman" w:hAnsi="Times New Roman" w:cs="Times New Roman"/>
              <w:i/>
              <w:iCs/>
            </w:rPr>
            <w:t>PayPal</w:t>
          </w:r>
          <w:r w:rsidR="2C9817C2" w:rsidRPr="2DBADD1A">
            <w:rPr>
              <w:rFonts w:ascii="Times New Roman" w:eastAsia="Times New Roman" w:hAnsi="Times New Roman" w:cs="Times New Roman"/>
            </w:rPr>
            <w:t xml:space="preserve">. </w:t>
          </w:r>
          <w:hyperlink r:id="rId29">
            <w:r w:rsidR="2C9817C2" w:rsidRPr="2DBADD1A">
              <w:rPr>
                <w:rStyle w:val="Hyperlink"/>
                <w:rFonts w:ascii="Times New Roman" w:eastAsia="Times New Roman" w:hAnsi="Times New Roman" w:cs="Times New Roman"/>
              </w:rPr>
              <w:t>Www.paypal.com</w:t>
            </w:r>
          </w:hyperlink>
          <w:r w:rsidR="2C9817C2" w:rsidRPr="2DBADD1A">
            <w:rPr>
              <w:rFonts w:ascii="Times New Roman" w:eastAsia="Times New Roman" w:hAnsi="Times New Roman" w:cs="Times New Roman"/>
            </w:rPr>
            <w:t xml:space="preserve">. </w:t>
          </w:r>
          <w:hyperlink r:id="rId30">
            <w:r w:rsidR="2C9817C2" w:rsidRPr="2DBADD1A">
              <w:rPr>
                <w:rStyle w:val="Hyperlink"/>
                <w:rFonts w:ascii="Times New Roman" w:eastAsia="Times New Roman" w:hAnsi="Times New Roman" w:cs="Times New Roman"/>
              </w:rPr>
              <w:t>https://www.paypal.com</w:t>
            </w:r>
          </w:hyperlink>
        </w:sdtContent>
      </w:sdt>
    </w:p>
    <w:p w14:paraId="2C239268" w14:textId="7861F85B" w:rsidR="47142D72" w:rsidRDefault="2C9817C2" w:rsidP="755F0BB5">
      <w:pPr>
        <w:spacing w:after="0" w:line="480" w:lineRule="auto"/>
        <w:ind w:left="720" w:hanging="720"/>
      </w:pPr>
      <w:r w:rsidRPr="2DBADD1A">
        <w:rPr>
          <w:rFonts w:ascii="Times New Roman" w:eastAsia="Times New Roman" w:hAnsi="Times New Roman" w:cs="Times New Roman"/>
        </w:rPr>
        <w:t xml:space="preserve">PayPal Holdings, Inc. (2025). </w:t>
      </w:r>
      <w:r w:rsidRPr="2DBADD1A">
        <w:rPr>
          <w:rFonts w:ascii="Times New Roman" w:eastAsia="Times New Roman" w:hAnsi="Times New Roman" w:cs="Times New Roman"/>
          <w:i/>
          <w:iCs/>
        </w:rPr>
        <w:t xml:space="preserve">UNITED STATES SECURITIES AND EXCHANGE </w:t>
      </w:r>
      <w:sdt>
        <w:sdtPr>
          <w:tag w:val="tii-similarity-U1VCTUlUVEVEX1dPUktfb2lkOjE6MzA0MzgxMTkxNw=="/>
          <w:id w:val="2099182252"/>
          <w:placeholder>
            <w:docPart w:val="3C9DEC5A6D2017488C428323BFC31980"/>
          </w:placeholder>
          <w15:appearance w15:val="hidden"/>
        </w:sdtPr>
        <w:sdtEndPr/>
        <w:sdtContent>
          <w:r w:rsidRPr="2DBADD1A">
            <w:rPr>
              <w:rFonts w:ascii="Times New Roman" w:eastAsia="Times New Roman" w:hAnsi="Times New Roman" w:cs="Times New Roman"/>
              <w:i/>
              <w:iCs/>
            </w:rPr>
            <w:t>COMMISSION</w:t>
          </w:r>
        </w:sdtContent>
      </w:sdt>
      <w:r w:rsidRPr="2DBADD1A">
        <w:rPr>
          <w:rFonts w:ascii="Times New Roman" w:eastAsia="Times New Roman" w:hAnsi="Times New Roman" w:cs="Times New Roman"/>
          <w:i/>
          <w:iCs/>
        </w:rPr>
        <w:t xml:space="preserve"> FORM 10-Q</w:t>
      </w:r>
      <w:r w:rsidRPr="2DBADD1A">
        <w:rPr>
          <w:rFonts w:ascii="Times New Roman" w:eastAsia="Times New Roman" w:hAnsi="Times New Roman" w:cs="Times New Roman"/>
        </w:rPr>
        <w:t xml:space="preserve">. </w:t>
      </w:r>
      <w:hyperlink r:id="rId31">
        <w:r w:rsidRPr="2DBADD1A">
          <w:rPr>
            <w:rStyle w:val="Hyperlink"/>
            <w:rFonts w:ascii="Times New Roman" w:eastAsia="Times New Roman" w:hAnsi="Times New Roman" w:cs="Times New Roman"/>
          </w:rPr>
          <w:t>/31b61ad8-8833-46f4-871d-1d4a0b78f743.pdf</w:t>
        </w:r>
      </w:hyperlink>
      <w:sdt>
        <w:sdtPr>
          <w:tag w:val="tii-similarity-U1VCTUlUVEVEX1dPUktfb2lkOjE6MzA0MzgxMTkxNw=="/>
          <w:id w:val="1198229809"/>
          <w:placeholder>
            <w:docPart w:val="3C9DEC5A6D2017488C428323BFC31980"/>
          </w:placeholder>
          <w15:appearance w15:val="hidden"/>
        </w:sdtPr>
        <w:sdtEndPr/>
        <w:sdtContent>
          <w:r w:rsidRPr="73745B76">
            <w:rPr>
              <w:rFonts w:ascii="Times New Roman" w:eastAsia="Times New Roman" w:hAnsi="Times New Roman" w:cs="Times New Roman"/>
            </w:rPr>
            <w:t>https://d18rn0p25nwr6d.cloudfront.net/CIK-</w:t>
          </w:r>
        </w:sdtContent>
      </w:sdt>
      <w:sdt>
        <w:sdtPr>
          <w:tag w:val="tii-similarity-U1VCTUlUVEVEX1dPUktfb2lkOjE6MzA0MzgxMTkxNw=="/>
          <w:id w:val="1227265421"/>
          <w:placeholder>
            <w:docPart w:val="3C9DEC5A6D2017488C428323BFC31980"/>
          </w:placeholder>
          <w15:appearance w15:val="hidden"/>
        </w:sdtPr>
        <w:sdtEndPr/>
        <w:sdtContent>
          <w:r w:rsidRPr="73745B76">
            <w:rPr>
              <w:rFonts w:ascii="Times New Roman" w:eastAsia="Times New Roman" w:hAnsi="Times New Roman" w:cs="Times New Roman"/>
            </w:rPr>
            <w:t>0001633917</w:t>
          </w:r>
        </w:sdtContent>
      </w:sdt>
      <w:r w:rsidRPr="73745B76">
        <w:rPr>
          <w:rFonts w:ascii="Times New Roman" w:eastAsia="Times New Roman" w:hAnsi="Times New Roman" w:cs="Times New Roman"/>
        </w:rPr>
        <w:t>/31b61ad8-8833-46f4-871d-1d4a0b78f743.pdf</w:t>
      </w:r>
    </w:p>
    <w:p w14:paraId="46D60DE0" w14:textId="61244082" w:rsidR="47142D72" w:rsidRDefault="2C9817C2" w:rsidP="2DBADD1A">
      <w:pPr>
        <w:spacing w:after="0" w:line="480" w:lineRule="auto"/>
        <w:ind w:left="720" w:hanging="720"/>
        <w:rPr>
          <w:rFonts w:ascii="Times New Roman" w:eastAsia="Times New Roman" w:hAnsi="Times New Roman" w:cs="Times New Roman"/>
        </w:rPr>
      </w:pPr>
      <w:proofErr w:type="spellStart"/>
      <w:r w:rsidRPr="2DBADD1A">
        <w:rPr>
          <w:rFonts w:ascii="Times New Roman" w:eastAsia="Times New Roman" w:hAnsi="Times New Roman" w:cs="Times New Roman"/>
        </w:rPr>
        <w:t>PitchBook</w:t>
      </w:r>
      <w:proofErr w:type="spellEnd"/>
      <w:r w:rsidRPr="2DBADD1A">
        <w:rPr>
          <w:rFonts w:ascii="Times New Roman" w:eastAsia="Times New Roman" w:hAnsi="Times New Roman" w:cs="Times New Roman"/>
        </w:rPr>
        <w:t xml:space="preserve">. (2025). </w:t>
      </w:r>
      <w:sdt>
        <w:sdtPr>
          <w:tag w:val="tii-similarity-U1VCTUlUVEVEX1dPUktfb2lkOjI3MjEwOjQ0Mzk4NjU5Ng=="/>
          <w:id w:val="1828674336"/>
          <w:placeholder>
            <w:docPart w:val="EFEA81FF6462694E8EB4F08EB1068D46"/>
          </w:placeholder>
          <w15:appearance w15:val="hidden"/>
        </w:sdtPr>
        <w:sdtEndPr/>
        <w:sdtContent>
          <w:r w:rsidRPr="2DBADD1A">
            <w:rPr>
              <w:rFonts w:ascii="Times New Roman" w:eastAsia="Times New Roman" w:hAnsi="Times New Roman" w:cs="Times New Roman"/>
              <w:i/>
              <w:iCs/>
            </w:rPr>
            <w:t>PayPal Holdings (NAS: PYPL)</w:t>
          </w:r>
          <w:r w:rsidRPr="2DBADD1A">
            <w:rPr>
              <w:rFonts w:ascii="Times New Roman" w:eastAsia="Times New Roman" w:hAnsi="Times New Roman" w:cs="Times New Roman"/>
            </w:rPr>
            <w:t>. Pitchbook.com.</w:t>
          </w:r>
        </w:sdtContent>
      </w:sdt>
      <w:r w:rsidRPr="2DBADD1A">
        <w:rPr>
          <w:rFonts w:ascii="Times New Roman" w:eastAsia="Times New Roman" w:hAnsi="Times New Roman" w:cs="Times New Roman"/>
        </w:rPr>
        <w:t xml:space="preserve"> </w:t>
      </w:r>
      <w:hyperlink r:id="rId32">
        <w:r w:rsidRPr="2DBADD1A">
          <w:rPr>
            <w:rStyle w:val="Hyperlink"/>
            <w:rFonts w:ascii="Times New Roman" w:eastAsia="Times New Roman" w:hAnsi="Times New Roman" w:cs="Times New Roman"/>
          </w:rPr>
          <w:t>/financials/KEY_METRICS</w:t>
        </w:r>
      </w:hyperlink>
      <w:sdt>
        <w:sdtPr>
          <w:tag w:val="tii-similarity-U1VCTUlUVEVEX1dPUktfb2lkOjI3MjEwOjQ0Mzk4NjU5Ng=="/>
          <w:id w:val="1795996655"/>
          <w:placeholder>
            <w:docPart w:val="EFEA81FF6462694E8EB4F08EB1068D46"/>
          </w:placeholder>
          <w15:appearance w15:val="hidden"/>
        </w:sdtPr>
        <w:sdtEndPr/>
        <w:sdtContent>
          <w:r w:rsidRPr="2DBADD1A">
            <w:rPr>
              <w:rFonts w:ascii="Times New Roman" w:eastAsia="Times New Roman" w:hAnsi="Times New Roman" w:cs="Times New Roman"/>
            </w:rPr>
            <w:t>https://my.pitchbook.com/profile/10727-11/company</w:t>
          </w:r>
        </w:sdtContent>
      </w:sdt>
      <w:r w:rsidRPr="2DBADD1A">
        <w:rPr>
          <w:rFonts w:ascii="Times New Roman" w:eastAsia="Times New Roman" w:hAnsi="Times New Roman" w:cs="Times New Roman"/>
        </w:rPr>
        <w:t>/financials/KEY_METRICS</w:t>
      </w:r>
    </w:p>
    <w:p w14:paraId="26FE8440" w14:textId="2AFEE2E9" w:rsidR="59057C79" w:rsidRDefault="59057C79" w:rsidP="2DBADD1A">
      <w:pPr>
        <w:spacing w:after="0" w:line="480" w:lineRule="auto"/>
        <w:ind w:left="720" w:hanging="720"/>
        <w:rPr>
          <w:rStyle w:val="Hyperlink"/>
          <w:rFonts w:ascii="Times New Roman" w:eastAsia="Times New Roman" w:hAnsi="Times New Roman" w:cs="Times New Roman"/>
        </w:rPr>
      </w:pPr>
      <w:r w:rsidRPr="2DBADD1A">
        <w:rPr>
          <w:rFonts w:ascii="Times New Roman" w:eastAsia="Times New Roman" w:hAnsi="Times New Roman" w:cs="Times New Roman"/>
        </w:rPr>
        <w:t xml:space="preserve">Simply Wall St. (2025, </w:t>
      </w:r>
      <w:sdt>
        <w:sdtPr>
          <w:tag w:val="tii-similarity-U1VCTUlUVEVEX1dPUktfb2lkOjE6MzQ0NDMyODM4Ng=="/>
          <w:id w:val="1243225527"/>
          <w:placeholder>
            <w:docPart w:val="A24B26A58156AF4B9B8B7440E30C2FF2"/>
          </w:placeholder>
          <w15:appearance w15:val="hidden"/>
        </w:sdtPr>
        <w:sdtEndPr/>
        <w:sdtContent>
          <w:r w:rsidRPr="2DBADD1A">
            <w:rPr>
              <w:rFonts w:ascii="Times New Roman" w:eastAsia="Times New Roman" w:hAnsi="Times New Roman" w:cs="Times New Roman"/>
            </w:rPr>
            <w:t xml:space="preserve">December 6). </w:t>
          </w:r>
          <w:r w:rsidRPr="2DBADD1A">
            <w:rPr>
              <w:rFonts w:ascii="Times New Roman" w:eastAsia="Times New Roman" w:hAnsi="Times New Roman" w:cs="Times New Roman"/>
              <w:i/>
              <w:iCs/>
            </w:rPr>
            <w:t>What Analysts Think Is Changing the</w:t>
          </w:r>
        </w:sdtContent>
      </w:sdt>
      <w:r w:rsidRPr="2DBADD1A">
        <w:rPr>
          <w:rFonts w:ascii="Times New Roman" w:eastAsia="Times New Roman" w:hAnsi="Times New Roman" w:cs="Times New Roman"/>
          <w:i/>
          <w:iCs/>
        </w:rPr>
        <w:t xml:space="preserve"> </w:t>
      </w:r>
      <w:sdt>
        <w:sdtPr>
          <w:tag w:val="tii-similarity-U1VCTUlUVEVEX1dPUktfb2lkOjE6MzQ0NDMyODM4Ng=="/>
          <w:id w:val="1877712434"/>
          <w:placeholder>
            <w:docPart w:val="A24B26A58156AF4B9B8B7440E30C2FF2"/>
          </w:placeholder>
          <w15:appearance w15:val="hidden"/>
        </w:sdtPr>
        <w:sdtEndPr/>
        <w:sdtContent>
          <w:r w:rsidRPr="2DBADD1A">
            <w:rPr>
              <w:rFonts w:ascii="Times New Roman" w:eastAsia="Times New Roman" w:hAnsi="Times New Roman" w:cs="Times New Roman"/>
              <w:i/>
              <w:iCs/>
            </w:rPr>
            <w:t>Story for PayPal and Its Future Edge Over Competitors</w:t>
          </w:r>
          <w:r w:rsidRPr="2DBADD1A">
            <w:rPr>
              <w:rFonts w:ascii="Times New Roman" w:eastAsia="Times New Roman" w:hAnsi="Times New Roman" w:cs="Times New Roman"/>
            </w:rPr>
            <w:t>. Yahoo Finance.</w:t>
          </w:r>
        </w:sdtContent>
      </w:sdt>
      <w:r w:rsidRPr="2DBADD1A">
        <w:rPr>
          <w:rFonts w:ascii="Times New Roman" w:eastAsia="Times New Roman" w:hAnsi="Times New Roman" w:cs="Times New Roman"/>
        </w:rPr>
        <w:t xml:space="preserve"> </w:t>
      </w:r>
      <w:hyperlink r:id="rId33">
        <w:sdt>
          <w:sdtPr>
            <w:tag w:val="tii-similarity-U1VCTUlUVEVEX1dPUktfb2lkOjE6MzQ0NDMyODM4Ng=="/>
            <w:id w:val="1461154511"/>
            <w:placeholder>
              <w:docPart w:val="A24B26A58156AF4B9B8B7440E30C2FF2"/>
            </w:placeholder>
            <w15:appearance w15:val="hidden"/>
          </w:sdtPr>
          <w:sdtContent>
            <w:r w:rsidRPr="2DBADD1A">
              <w:rPr>
                <w:rStyle w:val="Hyperlink"/>
                <w:rFonts w:ascii="Times New Roman" w:eastAsia="Times New Roman" w:hAnsi="Times New Roman" w:cs="Times New Roman"/>
              </w:rPr>
              <w:t>https://finance.yahoo.com/news/analysts-think-changing-story-paypal-</w:t>
            </w:r>
          </w:sdtContent>
        </w:sdt>
        <w:sdt>
          <w:sdtPr>
            <w:tag w:val="tii-similarity-U1VCTUlUVEVEX1dPUktfb2lkOjE6MzQ0NDMyODM4Ng=="/>
            <w:id w:val="1885302256"/>
            <w:placeholder>
              <w:docPart w:val="A24B26A58156AF4B9B8B7440E30C2FF2"/>
            </w:placeholder>
            <w15:appearance w15:val="hidden"/>
          </w:sdtPr>
          <w:sdtContent>
            <w:r w:rsidRPr="2DBADD1A">
              <w:rPr>
                <w:rStyle w:val="Hyperlink"/>
                <w:rFonts w:ascii="Times New Roman" w:eastAsia="Times New Roman" w:hAnsi="Times New Roman" w:cs="Times New Roman"/>
              </w:rPr>
              <w:t>070630035.html</w:t>
            </w:r>
          </w:sdtContent>
        </w:sdt>
      </w:hyperlink>
    </w:p>
    <w:p w14:paraId="0D524B1F" w14:textId="5DA1A8A8" w:rsidR="47142D72" w:rsidRDefault="00AC1917" w:rsidP="755F0BB5">
      <w:pPr>
        <w:spacing w:after="0" w:line="480" w:lineRule="auto"/>
        <w:ind w:left="720" w:hanging="720"/>
      </w:pPr>
      <w:sdt>
        <w:sdtPr>
          <w:tag w:val="tii-similarity-U1VCTUlUVEVEX1dPUktfb2lkOjMxMTc6NTQwMjAwNTE2"/>
          <w:id w:val="1441910929"/>
          <w:placeholder>
            <w:docPart w:val="5E175DDAAAC45544A21FAB5A11100D83"/>
          </w:placeholder>
          <w15:appearance w15:val="hidden"/>
        </w:sdtPr>
        <w:sdtEndPr/>
        <w:sdtContent>
          <w:r w:rsidR="2C9817C2" w:rsidRPr="2DBADD1A">
            <w:rPr>
              <w:rFonts w:ascii="Times New Roman" w:eastAsia="Times New Roman" w:hAnsi="Times New Roman" w:cs="Times New Roman"/>
            </w:rPr>
            <w:t xml:space="preserve">Yahoo Finance. (2025). </w:t>
          </w:r>
          <w:r w:rsidR="2C9817C2" w:rsidRPr="2DBADD1A">
            <w:rPr>
              <w:rFonts w:ascii="Times New Roman" w:eastAsia="Times New Roman" w:hAnsi="Times New Roman" w:cs="Times New Roman"/>
              <w:i/>
              <w:iCs/>
            </w:rPr>
            <w:t>PayPal Holdings, Inc</w:t>
          </w:r>
        </w:sdtContent>
      </w:sdt>
      <w:r w:rsidR="2C9817C2" w:rsidRPr="2DBADD1A">
        <w:rPr>
          <w:rFonts w:ascii="Times New Roman" w:eastAsia="Times New Roman" w:hAnsi="Times New Roman" w:cs="Times New Roman"/>
          <w:i/>
          <w:iCs/>
        </w:rPr>
        <w:t xml:space="preserve">. (PYPL) </w:t>
      </w:r>
      <w:sdt>
        <w:sdtPr>
          <w:tag w:val="tii-similarity-SU5URVJORVRfd3d3LmJhcnRsZWJ5LmNvbQ=="/>
          <w:id w:val="546196723"/>
          <w:placeholder>
            <w:docPart w:val="5E175DDAAAC45544A21FAB5A11100D83"/>
          </w:placeholder>
          <w15:appearance w15:val="hidden"/>
        </w:sdtPr>
        <w:sdtEndPr/>
        <w:sdtContent>
          <w:r w:rsidR="2C9817C2" w:rsidRPr="2DBADD1A">
            <w:rPr>
              <w:rFonts w:ascii="Times New Roman" w:eastAsia="Times New Roman" w:hAnsi="Times New Roman" w:cs="Times New Roman"/>
              <w:i/>
              <w:iCs/>
            </w:rPr>
            <w:t>Stock Price, News,</w:t>
          </w:r>
        </w:sdtContent>
      </w:sdt>
      <w:r w:rsidR="2C9817C2" w:rsidRPr="2DBADD1A">
        <w:rPr>
          <w:rFonts w:ascii="Times New Roman" w:eastAsia="Times New Roman" w:hAnsi="Times New Roman" w:cs="Times New Roman"/>
          <w:i/>
          <w:iCs/>
        </w:rPr>
        <w:t xml:space="preserve"> </w:t>
      </w:r>
      <w:sdt>
        <w:sdtPr>
          <w:tag w:val="tii-similarity-SU5URVJORVRfd3d3LmJhcnRsZWJ5LmNvbQ=="/>
          <w:id w:val="370278133"/>
          <w:placeholder>
            <w:docPart w:val="5E175DDAAAC45544A21FAB5A11100D83"/>
          </w:placeholder>
          <w15:appearance w15:val="hidden"/>
        </w:sdtPr>
        <w:sdtEndPr/>
        <w:sdtContent>
          <w:r w:rsidR="2C9817C2" w:rsidRPr="2DBADD1A">
            <w:rPr>
              <w:rFonts w:ascii="Times New Roman" w:eastAsia="Times New Roman" w:hAnsi="Times New Roman" w:cs="Times New Roman"/>
              <w:i/>
              <w:iCs/>
            </w:rPr>
            <w:t>Quote &amp; History - Yahoo Finance</w:t>
          </w:r>
          <w:r w:rsidR="2C9817C2" w:rsidRPr="2DBADD1A">
            <w:rPr>
              <w:rFonts w:ascii="Times New Roman" w:eastAsia="Times New Roman" w:hAnsi="Times New Roman" w:cs="Times New Roman"/>
            </w:rPr>
            <w:t>. Finance.yahoo.com.</w:t>
          </w:r>
        </w:sdtContent>
      </w:sdt>
      <w:r w:rsidR="2C9817C2" w:rsidRPr="2DBADD1A">
        <w:rPr>
          <w:rFonts w:ascii="Times New Roman" w:eastAsia="Times New Roman" w:hAnsi="Times New Roman" w:cs="Times New Roman"/>
        </w:rPr>
        <w:t xml:space="preserve"> </w:t>
      </w:r>
      <w:hyperlink r:id="rId34">
        <w:r w:rsidR="74002ECE" w:rsidRPr="2DBADD1A">
          <w:rPr>
            <w:rStyle w:val="Hyperlink"/>
            <w:rFonts w:ascii="Times New Roman" w:eastAsia="Times New Roman" w:hAnsi="Times New Roman" w:cs="Times New Roman"/>
          </w:rPr>
          <w:t>https://finance.yahoo.com/quote/PYPL/</w:t>
        </w:r>
      </w:hyperlink>
      <w:r w:rsidR="74002ECE" w:rsidRPr="2DBADD1A">
        <w:rPr>
          <w:rFonts w:ascii="Times New Roman" w:eastAsia="Times New Roman" w:hAnsi="Times New Roman" w:cs="Times New Roman"/>
        </w:rPr>
        <w:t xml:space="preserve"> </w:t>
      </w:r>
      <w:r w:rsidR="2C9817C2" w:rsidRPr="2DBADD1A">
        <w:rPr>
          <w:rFonts w:ascii="Times New Roman" w:eastAsia="Times New Roman" w:hAnsi="Times New Roman" w:cs="Times New Roman"/>
        </w:rPr>
        <w:t>https://finance.yahoo.com/quote/PYPL/</w:t>
      </w:r>
    </w:p>
    <w:p w14:paraId="3613F3BB" w14:textId="5D85E76A" w:rsidR="6C6B5880" w:rsidRDefault="6C6B5880" w:rsidP="755F0BB5">
      <w:pPr>
        <w:spacing w:after="0" w:line="240" w:lineRule="auto"/>
        <w:rPr>
          <w:rFonts w:ascii="Times New Roman" w:eastAsia="Times New Roman" w:hAnsi="Times New Roman" w:cs="Times New Roman"/>
        </w:rPr>
      </w:pPr>
    </w:p>
    <w:sectPr w:rsidR="6C6B5880">
      <w:headerReference w:type="default" r:id="rId35"/>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94467" w14:textId="77777777" w:rsidR="00C45A58" w:rsidRDefault="00C45A58" w:rsidP="00C45A58">
      <w:pPr>
        <w:spacing w:after="0" w:line="240" w:lineRule="auto"/>
      </w:pPr>
      <w:r>
        <w:separator/>
      </w:r>
    </w:p>
  </w:endnote>
  <w:endnote w:type="continuationSeparator" w:id="0">
    <w:p w14:paraId="5BE0D58A" w14:textId="77777777" w:rsidR="00C45A58" w:rsidRDefault="00C45A58" w:rsidP="00C45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55F0BB5" w14:paraId="041F18FD" w14:textId="77777777" w:rsidTr="755F0BB5">
      <w:trPr>
        <w:trHeight w:val="300"/>
      </w:trPr>
      <w:tc>
        <w:tcPr>
          <w:tcW w:w="3120" w:type="dxa"/>
        </w:tcPr>
        <w:p w14:paraId="03849A2A" w14:textId="3643AC64" w:rsidR="755F0BB5" w:rsidRDefault="755F0BB5" w:rsidP="755F0BB5">
          <w:pPr>
            <w:pStyle w:val="Header"/>
            <w:ind w:left="-115"/>
          </w:pPr>
        </w:p>
      </w:tc>
      <w:tc>
        <w:tcPr>
          <w:tcW w:w="3120" w:type="dxa"/>
        </w:tcPr>
        <w:p w14:paraId="7A028122" w14:textId="2C518817" w:rsidR="755F0BB5" w:rsidRDefault="755F0BB5" w:rsidP="755F0BB5">
          <w:pPr>
            <w:pStyle w:val="Header"/>
            <w:jc w:val="center"/>
          </w:pPr>
        </w:p>
      </w:tc>
      <w:tc>
        <w:tcPr>
          <w:tcW w:w="3120" w:type="dxa"/>
        </w:tcPr>
        <w:p w14:paraId="42774A91" w14:textId="147489EF" w:rsidR="755F0BB5" w:rsidRDefault="755F0BB5" w:rsidP="755F0BB5">
          <w:pPr>
            <w:pStyle w:val="Header"/>
            <w:ind w:right="-115"/>
            <w:jc w:val="right"/>
          </w:pPr>
          <w:r>
            <w:fldChar w:fldCharType="begin"/>
          </w:r>
          <w:r>
            <w:instrText>PAGE</w:instrText>
          </w:r>
          <w:r>
            <w:fldChar w:fldCharType="separate"/>
          </w:r>
          <w:ins w:id="0" w:author="Ritsuko Yoshida" w:date="2025-12-18T14:18:00Z" w16du:dateUtc="2025-12-18T19:18:00Z">
            <w:r w:rsidR="000B17D9">
              <w:rPr>
                <w:noProof/>
              </w:rPr>
              <w:t>1</w:t>
            </w:r>
          </w:ins>
          <w:r>
            <w:fldChar w:fldCharType="end"/>
          </w:r>
        </w:p>
      </w:tc>
    </w:tr>
  </w:tbl>
  <w:p w14:paraId="5165E329" w14:textId="69C52E62" w:rsidR="00C45A58" w:rsidRDefault="00C45A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108B8" w14:textId="77777777" w:rsidR="00C45A58" w:rsidRDefault="00C45A58" w:rsidP="00C45A58">
      <w:pPr>
        <w:spacing w:after="0" w:line="240" w:lineRule="auto"/>
      </w:pPr>
      <w:r>
        <w:separator/>
      </w:r>
    </w:p>
  </w:footnote>
  <w:footnote w:type="continuationSeparator" w:id="0">
    <w:p w14:paraId="1D730AA6" w14:textId="77777777" w:rsidR="00C45A58" w:rsidRDefault="00C45A58" w:rsidP="00C45A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55F0BB5" w14:paraId="18B721B2" w14:textId="77777777" w:rsidTr="755F0BB5">
      <w:trPr>
        <w:trHeight w:val="300"/>
      </w:trPr>
      <w:tc>
        <w:tcPr>
          <w:tcW w:w="3120" w:type="dxa"/>
        </w:tcPr>
        <w:p w14:paraId="571C7F33" w14:textId="1FD93FA1" w:rsidR="755F0BB5" w:rsidRDefault="755F0BB5" w:rsidP="755F0BB5">
          <w:pPr>
            <w:pStyle w:val="Header"/>
            <w:ind w:left="-115"/>
          </w:pPr>
        </w:p>
      </w:tc>
      <w:tc>
        <w:tcPr>
          <w:tcW w:w="3120" w:type="dxa"/>
        </w:tcPr>
        <w:p w14:paraId="231897E7" w14:textId="55128C74" w:rsidR="755F0BB5" w:rsidRDefault="755F0BB5" w:rsidP="755F0BB5">
          <w:pPr>
            <w:pStyle w:val="Header"/>
            <w:jc w:val="center"/>
          </w:pPr>
        </w:p>
      </w:tc>
      <w:tc>
        <w:tcPr>
          <w:tcW w:w="3120" w:type="dxa"/>
        </w:tcPr>
        <w:p w14:paraId="0565C1A0" w14:textId="127EA612" w:rsidR="755F0BB5" w:rsidRDefault="755F0BB5" w:rsidP="755F0BB5">
          <w:pPr>
            <w:pStyle w:val="Header"/>
            <w:ind w:right="-115"/>
            <w:jc w:val="right"/>
          </w:pPr>
        </w:p>
      </w:tc>
    </w:tr>
  </w:tbl>
  <w:p w14:paraId="06A0AA62" w14:textId="690C5497" w:rsidR="00C45A58" w:rsidRDefault="00C45A58">
    <w:pPr>
      <w:pStyle w:val="Header"/>
    </w:pPr>
  </w:p>
</w:hdr>
</file>

<file path=word/intelligence2.xml><?xml version="1.0" encoding="utf-8"?>
<int2:intelligence xmlns:int2="http://schemas.microsoft.com/office/intelligence/2020/intelligence" xmlns:oel="http://schemas.microsoft.com/office/2019/extlst">
  <int2:observations>
    <int2:textHash int2:hashCode="80Wt8V8xWXII0S" int2:id="87v9xZ8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4FC55"/>
    <w:multiLevelType w:val="hybridMultilevel"/>
    <w:tmpl w:val="E39A44D6"/>
    <w:lvl w:ilvl="0" w:tplc="20969184">
      <w:start w:val="1"/>
      <w:numFmt w:val="lowerLetter"/>
      <w:lvlText w:val="%1."/>
      <w:lvlJc w:val="left"/>
      <w:pPr>
        <w:ind w:left="720" w:hanging="360"/>
      </w:pPr>
    </w:lvl>
    <w:lvl w:ilvl="1" w:tplc="E8247088">
      <w:start w:val="1"/>
      <w:numFmt w:val="lowerLetter"/>
      <w:lvlText w:val="%2."/>
      <w:lvlJc w:val="left"/>
      <w:pPr>
        <w:ind w:left="1440" w:hanging="360"/>
      </w:pPr>
    </w:lvl>
    <w:lvl w:ilvl="2" w:tplc="778210C0">
      <w:start w:val="1"/>
      <w:numFmt w:val="lowerRoman"/>
      <w:lvlText w:val="%3."/>
      <w:lvlJc w:val="right"/>
      <w:pPr>
        <w:ind w:left="2160" w:hanging="180"/>
      </w:pPr>
    </w:lvl>
    <w:lvl w:ilvl="3" w:tplc="078E466A">
      <w:start w:val="1"/>
      <w:numFmt w:val="decimal"/>
      <w:lvlText w:val="%4."/>
      <w:lvlJc w:val="left"/>
      <w:pPr>
        <w:ind w:left="2880" w:hanging="360"/>
      </w:pPr>
    </w:lvl>
    <w:lvl w:ilvl="4" w:tplc="A6AECB46">
      <w:start w:val="1"/>
      <w:numFmt w:val="lowerLetter"/>
      <w:lvlText w:val="%5."/>
      <w:lvlJc w:val="left"/>
      <w:pPr>
        <w:ind w:left="3600" w:hanging="360"/>
      </w:pPr>
    </w:lvl>
    <w:lvl w:ilvl="5" w:tplc="D12062F4">
      <w:start w:val="1"/>
      <w:numFmt w:val="lowerRoman"/>
      <w:lvlText w:val="%6."/>
      <w:lvlJc w:val="right"/>
      <w:pPr>
        <w:ind w:left="4320" w:hanging="180"/>
      </w:pPr>
    </w:lvl>
    <w:lvl w:ilvl="6" w:tplc="7F320AB2">
      <w:start w:val="1"/>
      <w:numFmt w:val="decimal"/>
      <w:lvlText w:val="%7."/>
      <w:lvlJc w:val="left"/>
      <w:pPr>
        <w:ind w:left="5040" w:hanging="360"/>
      </w:pPr>
    </w:lvl>
    <w:lvl w:ilvl="7" w:tplc="D37AAAE6">
      <w:start w:val="1"/>
      <w:numFmt w:val="lowerLetter"/>
      <w:lvlText w:val="%8."/>
      <w:lvlJc w:val="left"/>
      <w:pPr>
        <w:ind w:left="5760" w:hanging="360"/>
      </w:pPr>
    </w:lvl>
    <w:lvl w:ilvl="8" w:tplc="DF740244">
      <w:start w:val="1"/>
      <w:numFmt w:val="lowerRoman"/>
      <w:lvlText w:val="%9."/>
      <w:lvlJc w:val="right"/>
      <w:pPr>
        <w:ind w:left="6480" w:hanging="180"/>
      </w:pPr>
    </w:lvl>
  </w:abstractNum>
  <w:abstractNum w:abstractNumId="1" w15:restartNumberingAfterBreak="0">
    <w:nsid w:val="18E3D401"/>
    <w:multiLevelType w:val="hybridMultilevel"/>
    <w:tmpl w:val="F4FC10CC"/>
    <w:lvl w:ilvl="0" w:tplc="E6500712">
      <w:start w:val="1"/>
      <w:numFmt w:val="bullet"/>
      <w:lvlText w:val=""/>
      <w:lvlJc w:val="left"/>
      <w:pPr>
        <w:ind w:left="720" w:hanging="360"/>
      </w:pPr>
      <w:rPr>
        <w:rFonts w:ascii="Symbol" w:hAnsi="Symbol" w:hint="default"/>
      </w:rPr>
    </w:lvl>
    <w:lvl w:ilvl="1" w:tplc="87FAE3F8">
      <w:start w:val="1"/>
      <w:numFmt w:val="bullet"/>
      <w:lvlText w:val="o"/>
      <w:lvlJc w:val="left"/>
      <w:pPr>
        <w:ind w:left="1440" w:hanging="360"/>
      </w:pPr>
      <w:rPr>
        <w:rFonts w:ascii="Courier New" w:hAnsi="Courier New" w:hint="default"/>
      </w:rPr>
    </w:lvl>
    <w:lvl w:ilvl="2" w:tplc="5268E6C6">
      <w:start w:val="1"/>
      <w:numFmt w:val="bullet"/>
      <w:lvlText w:val=""/>
      <w:lvlJc w:val="left"/>
      <w:pPr>
        <w:ind w:left="2160" w:hanging="360"/>
      </w:pPr>
      <w:rPr>
        <w:rFonts w:ascii="Wingdings" w:hAnsi="Wingdings" w:hint="default"/>
      </w:rPr>
    </w:lvl>
    <w:lvl w:ilvl="3" w:tplc="EC66C9D0">
      <w:start w:val="1"/>
      <w:numFmt w:val="bullet"/>
      <w:lvlText w:val=""/>
      <w:lvlJc w:val="left"/>
      <w:pPr>
        <w:ind w:left="2880" w:hanging="360"/>
      </w:pPr>
      <w:rPr>
        <w:rFonts w:ascii="Symbol" w:hAnsi="Symbol" w:hint="default"/>
      </w:rPr>
    </w:lvl>
    <w:lvl w:ilvl="4" w:tplc="AC6AEA7E">
      <w:start w:val="1"/>
      <w:numFmt w:val="bullet"/>
      <w:lvlText w:val="o"/>
      <w:lvlJc w:val="left"/>
      <w:pPr>
        <w:ind w:left="3600" w:hanging="360"/>
      </w:pPr>
      <w:rPr>
        <w:rFonts w:ascii="Courier New" w:hAnsi="Courier New" w:hint="default"/>
      </w:rPr>
    </w:lvl>
    <w:lvl w:ilvl="5" w:tplc="795A18D6">
      <w:start w:val="1"/>
      <w:numFmt w:val="bullet"/>
      <w:lvlText w:val=""/>
      <w:lvlJc w:val="left"/>
      <w:pPr>
        <w:ind w:left="4320" w:hanging="360"/>
      </w:pPr>
      <w:rPr>
        <w:rFonts w:ascii="Wingdings" w:hAnsi="Wingdings" w:hint="default"/>
      </w:rPr>
    </w:lvl>
    <w:lvl w:ilvl="6" w:tplc="34200CE4">
      <w:start w:val="1"/>
      <w:numFmt w:val="bullet"/>
      <w:lvlText w:val=""/>
      <w:lvlJc w:val="left"/>
      <w:pPr>
        <w:ind w:left="5040" w:hanging="360"/>
      </w:pPr>
      <w:rPr>
        <w:rFonts w:ascii="Symbol" w:hAnsi="Symbol" w:hint="default"/>
      </w:rPr>
    </w:lvl>
    <w:lvl w:ilvl="7" w:tplc="E2FC8DCA">
      <w:start w:val="1"/>
      <w:numFmt w:val="bullet"/>
      <w:lvlText w:val="o"/>
      <w:lvlJc w:val="left"/>
      <w:pPr>
        <w:ind w:left="5760" w:hanging="360"/>
      </w:pPr>
      <w:rPr>
        <w:rFonts w:ascii="Courier New" w:hAnsi="Courier New" w:hint="default"/>
      </w:rPr>
    </w:lvl>
    <w:lvl w:ilvl="8" w:tplc="2130ADF4">
      <w:start w:val="1"/>
      <w:numFmt w:val="bullet"/>
      <w:lvlText w:val=""/>
      <w:lvlJc w:val="left"/>
      <w:pPr>
        <w:ind w:left="6480" w:hanging="360"/>
      </w:pPr>
      <w:rPr>
        <w:rFonts w:ascii="Wingdings" w:hAnsi="Wingdings" w:hint="default"/>
      </w:rPr>
    </w:lvl>
  </w:abstractNum>
  <w:abstractNum w:abstractNumId="2" w15:restartNumberingAfterBreak="0">
    <w:nsid w:val="18EEBEEE"/>
    <w:multiLevelType w:val="hybridMultilevel"/>
    <w:tmpl w:val="0FD00CE2"/>
    <w:lvl w:ilvl="0" w:tplc="8ABAA172">
      <w:start w:val="1"/>
      <w:numFmt w:val="decimal"/>
      <w:lvlText w:val="%1."/>
      <w:lvlJc w:val="left"/>
      <w:pPr>
        <w:ind w:left="720" w:hanging="360"/>
      </w:pPr>
    </w:lvl>
    <w:lvl w:ilvl="1" w:tplc="26D2ABA0">
      <w:start w:val="1"/>
      <w:numFmt w:val="lowerLetter"/>
      <w:lvlText w:val="%2."/>
      <w:lvlJc w:val="left"/>
      <w:pPr>
        <w:ind w:left="1440" w:hanging="360"/>
      </w:pPr>
    </w:lvl>
    <w:lvl w:ilvl="2" w:tplc="C6F43560">
      <w:start w:val="1"/>
      <w:numFmt w:val="lowerRoman"/>
      <w:lvlText w:val="%3."/>
      <w:lvlJc w:val="right"/>
      <w:pPr>
        <w:ind w:left="2160" w:hanging="180"/>
      </w:pPr>
    </w:lvl>
    <w:lvl w:ilvl="3" w:tplc="2DAA5CA8">
      <w:start w:val="1"/>
      <w:numFmt w:val="decimal"/>
      <w:lvlText w:val="%4."/>
      <w:lvlJc w:val="left"/>
      <w:pPr>
        <w:ind w:left="2880" w:hanging="360"/>
      </w:pPr>
    </w:lvl>
    <w:lvl w:ilvl="4" w:tplc="11902E78">
      <w:start w:val="1"/>
      <w:numFmt w:val="lowerLetter"/>
      <w:lvlText w:val="%5."/>
      <w:lvlJc w:val="left"/>
      <w:pPr>
        <w:ind w:left="3600" w:hanging="360"/>
      </w:pPr>
    </w:lvl>
    <w:lvl w:ilvl="5" w:tplc="335848E6">
      <w:start w:val="1"/>
      <w:numFmt w:val="lowerRoman"/>
      <w:lvlText w:val="%6."/>
      <w:lvlJc w:val="right"/>
      <w:pPr>
        <w:ind w:left="4320" w:hanging="180"/>
      </w:pPr>
    </w:lvl>
    <w:lvl w:ilvl="6" w:tplc="345CF758">
      <w:start w:val="1"/>
      <w:numFmt w:val="decimal"/>
      <w:lvlText w:val="%7."/>
      <w:lvlJc w:val="left"/>
      <w:pPr>
        <w:ind w:left="5040" w:hanging="360"/>
      </w:pPr>
    </w:lvl>
    <w:lvl w:ilvl="7" w:tplc="B2F4D8C2">
      <w:start w:val="1"/>
      <w:numFmt w:val="lowerLetter"/>
      <w:lvlText w:val="%8."/>
      <w:lvlJc w:val="left"/>
      <w:pPr>
        <w:ind w:left="5760" w:hanging="360"/>
      </w:pPr>
    </w:lvl>
    <w:lvl w:ilvl="8" w:tplc="47CCECEA">
      <w:start w:val="1"/>
      <w:numFmt w:val="lowerRoman"/>
      <w:lvlText w:val="%9."/>
      <w:lvlJc w:val="right"/>
      <w:pPr>
        <w:ind w:left="6480" w:hanging="180"/>
      </w:pPr>
    </w:lvl>
  </w:abstractNum>
  <w:abstractNum w:abstractNumId="3" w15:restartNumberingAfterBreak="0">
    <w:nsid w:val="1AA95DEF"/>
    <w:multiLevelType w:val="hybridMultilevel"/>
    <w:tmpl w:val="08CE1B40"/>
    <w:lvl w:ilvl="0" w:tplc="EC74B03A">
      <w:start w:val="1"/>
      <w:numFmt w:val="lowerLetter"/>
      <w:lvlText w:val="%1."/>
      <w:lvlJc w:val="left"/>
      <w:pPr>
        <w:ind w:left="720" w:hanging="360"/>
      </w:pPr>
    </w:lvl>
    <w:lvl w:ilvl="1" w:tplc="13AC00FE">
      <w:start w:val="1"/>
      <w:numFmt w:val="lowerLetter"/>
      <w:lvlText w:val="%2."/>
      <w:lvlJc w:val="left"/>
      <w:pPr>
        <w:ind w:left="1440" w:hanging="360"/>
      </w:pPr>
    </w:lvl>
    <w:lvl w:ilvl="2" w:tplc="60BC68A4">
      <w:start w:val="1"/>
      <w:numFmt w:val="lowerRoman"/>
      <w:lvlText w:val="%3."/>
      <w:lvlJc w:val="right"/>
      <w:pPr>
        <w:ind w:left="2160" w:hanging="180"/>
      </w:pPr>
    </w:lvl>
    <w:lvl w:ilvl="3" w:tplc="B79A0C98">
      <w:start w:val="1"/>
      <w:numFmt w:val="decimal"/>
      <w:lvlText w:val="%4."/>
      <w:lvlJc w:val="left"/>
      <w:pPr>
        <w:ind w:left="2880" w:hanging="360"/>
      </w:pPr>
    </w:lvl>
    <w:lvl w:ilvl="4" w:tplc="72FCB4D0">
      <w:start w:val="1"/>
      <w:numFmt w:val="lowerLetter"/>
      <w:lvlText w:val="%5."/>
      <w:lvlJc w:val="left"/>
      <w:pPr>
        <w:ind w:left="3600" w:hanging="360"/>
      </w:pPr>
    </w:lvl>
    <w:lvl w:ilvl="5" w:tplc="0A20BD3A">
      <w:start w:val="1"/>
      <w:numFmt w:val="lowerRoman"/>
      <w:lvlText w:val="%6."/>
      <w:lvlJc w:val="right"/>
      <w:pPr>
        <w:ind w:left="4320" w:hanging="180"/>
      </w:pPr>
    </w:lvl>
    <w:lvl w:ilvl="6" w:tplc="D49C24D4">
      <w:start w:val="1"/>
      <w:numFmt w:val="decimal"/>
      <w:lvlText w:val="%7."/>
      <w:lvlJc w:val="left"/>
      <w:pPr>
        <w:ind w:left="5040" w:hanging="360"/>
      </w:pPr>
    </w:lvl>
    <w:lvl w:ilvl="7" w:tplc="253CB27A">
      <w:start w:val="1"/>
      <w:numFmt w:val="lowerLetter"/>
      <w:lvlText w:val="%8."/>
      <w:lvlJc w:val="left"/>
      <w:pPr>
        <w:ind w:left="5760" w:hanging="360"/>
      </w:pPr>
    </w:lvl>
    <w:lvl w:ilvl="8" w:tplc="896EEC1A">
      <w:start w:val="1"/>
      <w:numFmt w:val="lowerRoman"/>
      <w:lvlText w:val="%9."/>
      <w:lvlJc w:val="right"/>
      <w:pPr>
        <w:ind w:left="6480" w:hanging="180"/>
      </w:pPr>
    </w:lvl>
  </w:abstractNum>
  <w:abstractNum w:abstractNumId="4" w15:restartNumberingAfterBreak="0">
    <w:nsid w:val="1C74DF0D"/>
    <w:multiLevelType w:val="hybridMultilevel"/>
    <w:tmpl w:val="E4C03B3E"/>
    <w:lvl w:ilvl="0" w:tplc="2F2E5FD0">
      <w:start w:val="1"/>
      <w:numFmt w:val="bullet"/>
      <w:lvlText w:val=""/>
      <w:lvlJc w:val="left"/>
      <w:pPr>
        <w:ind w:left="720" w:hanging="360"/>
      </w:pPr>
      <w:rPr>
        <w:rFonts w:ascii="Symbol" w:hAnsi="Symbol" w:hint="default"/>
      </w:rPr>
    </w:lvl>
    <w:lvl w:ilvl="1" w:tplc="329E3C9E">
      <w:start w:val="1"/>
      <w:numFmt w:val="bullet"/>
      <w:lvlText w:val="o"/>
      <w:lvlJc w:val="left"/>
      <w:pPr>
        <w:ind w:left="1440" w:hanging="360"/>
      </w:pPr>
      <w:rPr>
        <w:rFonts w:ascii="Courier New" w:hAnsi="Courier New" w:hint="default"/>
      </w:rPr>
    </w:lvl>
    <w:lvl w:ilvl="2" w:tplc="EE863AF0">
      <w:start w:val="1"/>
      <w:numFmt w:val="bullet"/>
      <w:lvlText w:val=""/>
      <w:lvlJc w:val="left"/>
      <w:pPr>
        <w:ind w:left="2160" w:hanging="360"/>
      </w:pPr>
      <w:rPr>
        <w:rFonts w:ascii="Wingdings" w:hAnsi="Wingdings" w:hint="default"/>
      </w:rPr>
    </w:lvl>
    <w:lvl w:ilvl="3" w:tplc="53487D96">
      <w:start w:val="1"/>
      <w:numFmt w:val="bullet"/>
      <w:lvlText w:val=""/>
      <w:lvlJc w:val="left"/>
      <w:pPr>
        <w:ind w:left="2880" w:hanging="360"/>
      </w:pPr>
      <w:rPr>
        <w:rFonts w:ascii="Symbol" w:hAnsi="Symbol" w:hint="default"/>
      </w:rPr>
    </w:lvl>
    <w:lvl w:ilvl="4" w:tplc="478898AE">
      <w:start w:val="1"/>
      <w:numFmt w:val="bullet"/>
      <w:lvlText w:val="o"/>
      <w:lvlJc w:val="left"/>
      <w:pPr>
        <w:ind w:left="3600" w:hanging="360"/>
      </w:pPr>
      <w:rPr>
        <w:rFonts w:ascii="Courier New" w:hAnsi="Courier New" w:hint="default"/>
      </w:rPr>
    </w:lvl>
    <w:lvl w:ilvl="5" w:tplc="D13A1858">
      <w:start w:val="1"/>
      <w:numFmt w:val="bullet"/>
      <w:lvlText w:val=""/>
      <w:lvlJc w:val="left"/>
      <w:pPr>
        <w:ind w:left="4320" w:hanging="360"/>
      </w:pPr>
      <w:rPr>
        <w:rFonts w:ascii="Wingdings" w:hAnsi="Wingdings" w:hint="default"/>
      </w:rPr>
    </w:lvl>
    <w:lvl w:ilvl="6" w:tplc="27868832">
      <w:start w:val="1"/>
      <w:numFmt w:val="bullet"/>
      <w:lvlText w:val=""/>
      <w:lvlJc w:val="left"/>
      <w:pPr>
        <w:ind w:left="5040" w:hanging="360"/>
      </w:pPr>
      <w:rPr>
        <w:rFonts w:ascii="Symbol" w:hAnsi="Symbol" w:hint="default"/>
      </w:rPr>
    </w:lvl>
    <w:lvl w:ilvl="7" w:tplc="555C1C8E">
      <w:start w:val="1"/>
      <w:numFmt w:val="bullet"/>
      <w:lvlText w:val="o"/>
      <w:lvlJc w:val="left"/>
      <w:pPr>
        <w:ind w:left="5760" w:hanging="360"/>
      </w:pPr>
      <w:rPr>
        <w:rFonts w:ascii="Courier New" w:hAnsi="Courier New" w:hint="default"/>
      </w:rPr>
    </w:lvl>
    <w:lvl w:ilvl="8" w:tplc="CB540CBC">
      <w:start w:val="1"/>
      <w:numFmt w:val="bullet"/>
      <w:lvlText w:val=""/>
      <w:lvlJc w:val="left"/>
      <w:pPr>
        <w:ind w:left="6480" w:hanging="360"/>
      </w:pPr>
      <w:rPr>
        <w:rFonts w:ascii="Wingdings" w:hAnsi="Wingdings" w:hint="default"/>
      </w:rPr>
    </w:lvl>
  </w:abstractNum>
  <w:abstractNum w:abstractNumId="5" w15:restartNumberingAfterBreak="0">
    <w:nsid w:val="1E6CBD50"/>
    <w:multiLevelType w:val="hybridMultilevel"/>
    <w:tmpl w:val="4D3688C0"/>
    <w:lvl w:ilvl="0" w:tplc="9FDC4CBA">
      <w:start w:val="1"/>
      <w:numFmt w:val="lowerLetter"/>
      <w:lvlText w:val="%1."/>
      <w:lvlJc w:val="left"/>
      <w:pPr>
        <w:ind w:left="720" w:hanging="360"/>
      </w:pPr>
    </w:lvl>
    <w:lvl w:ilvl="1" w:tplc="07686650">
      <w:start w:val="1"/>
      <w:numFmt w:val="lowerLetter"/>
      <w:lvlText w:val="%2."/>
      <w:lvlJc w:val="left"/>
      <w:pPr>
        <w:ind w:left="1440" w:hanging="360"/>
      </w:pPr>
    </w:lvl>
    <w:lvl w:ilvl="2" w:tplc="931AC9CC">
      <w:start w:val="1"/>
      <w:numFmt w:val="lowerRoman"/>
      <w:lvlText w:val="%3."/>
      <w:lvlJc w:val="right"/>
      <w:pPr>
        <w:ind w:left="2160" w:hanging="180"/>
      </w:pPr>
    </w:lvl>
    <w:lvl w:ilvl="3" w:tplc="3850CE60">
      <w:start w:val="1"/>
      <w:numFmt w:val="decimal"/>
      <w:lvlText w:val="%4."/>
      <w:lvlJc w:val="left"/>
      <w:pPr>
        <w:ind w:left="2880" w:hanging="360"/>
      </w:pPr>
    </w:lvl>
    <w:lvl w:ilvl="4" w:tplc="F9862052">
      <w:start w:val="1"/>
      <w:numFmt w:val="lowerLetter"/>
      <w:lvlText w:val="%5."/>
      <w:lvlJc w:val="left"/>
      <w:pPr>
        <w:ind w:left="3600" w:hanging="360"/>
      </w:pPr>
    </w:lvl>
    <w:lvl w:ilvl="5" w:tplc="5A98CF6A">
      <w:start w:val="1"/>
      <w:numFmt w:val="lowerRoman"/>
      <w:lvlText w:val="%6."/>
      <w:lvlJc w:val="right"/>
      <w:pPr>
        <w:ind w:left="4320" w:hanging="180"/>
      </w:pPr>
    </w:lvl>
    <w:lvl w:ilvl="6" w:tplc="BF9AF8F8">
      <w:start w:val="1"/>
      <w:numFmt w:val="decimal"/>
      <w:lvlText w:val="%7."/>
      <w:lvlJc w:val="left"/>
      <w:pPr>
        <w:ind w:left="5040" w:hanging="360"/>
      </w:pPr>
    </w:lvl>
    <w:lvl w:ilvl="7" w:tplc="EF486022">
      <w:start w:val="1"/>
      <w:numFmt w:val="lowerLetter"/>
      <w:lvlText w:val="%8."/>
      <w:lvlJc w:val="left"/>
      <w:pPr>
        <w:ind w:left="5760" w:hanging="360"/>
      </w:pPr>
    </w:lvl>
    <w:lvl w:ilvl="8" w:tplc="95D213B0">
      <w:start w:val="1"/>
      <w:numFmt w:val="lowerRoman"/>
      <w:lvlText w:val="%9."/>
      <w:lvlJc w:val="right"/>
      <w:pPr>
        <w:ind w:left="6480" w:hanging="180"/>
      </w:pPr>
    </w:lvl>
  </w:abstractNum>
  <w:abstractNum w:abstractNumId="6" w15:restartNumberingAfterBreak="0">
    <w:nsid w:val="2566C01F"/>
    <w:multiLevelType w:val="hybridMultilevel"/>
    <w:tmpl w:val="C8783558"/>
    <w:lvl w:ilvl="0" w:tplc="02944664">
      <w:start w:val="1"/>
      <w:numFmt w:val="lowerLetter"/>
      <w:lvlText w:val="%1."/>
      <w:lvlJc w:val="left"/>
      <w:pPr>
        <w:ind w:left="720" w:hanging="360"/>
      </w:pPr>
    </w:lvl>
    <w:lvl w:ilvl="1" w:tplc="E304CCF8">
      <w:start w:val="1"/>
      <w:numFmt w:val="lowerLetter"/>
      <w:lvlText w:val="%2."/>
      <w:lvlJc w:val="left"/>
      <w:pPr>
        <w:ind w:left="1440" w:hanging="360"/>
      </w:pPr>
    </w:lvl>
    <w:lvl w:ilvl="2" w:tplc="ED6AB82C">
      <w:start w:val="1"/>
      <w:numFmt w:val="lowerRoman"/>
      <w:lvlText w:val="%3."/>
      <w:lvlJc w:val="right"/>
      <w:pPr>
        <w:ind w:left="2160" w:hanging="180"/>
      </w:pPr>
    </w:lvl>
    <w:lvl w:ilvl="3" w:tplc="030AE7D8">
      <w:start w:val="1"/>
      <w:numFmt w:val="decimal"/>
      <w:lvlText w:val="%4."/>
      <w:lvlJc w:val="left"/>
      <w:pPr>
        <w:ind w:left="2880" w:hanging="360"/>
      </w:pPr>
    </w:lvl>
    <w:lvl w:ilvl="4" w:tplc="FB20B754">
      <w:start w:val="1"/>
      <w:numFmt w:val="lowerLetter"/>
      <w:lvlText w:val="%5."/>
      <w:lvlJc w:val="left"/>
      <w:pPr>
        <w:ind w:left="3600" w:hanging="360"/>
      </w:pPr>
    </w:lvl>
    <w:lvl w:ilvl="5" w:tplc="A8901FD2">
      <w:start w:val="1"/>
      <w:numFmt w:val="lowerRoman"/>
      <w:lvlText w:val="%6."/>
      <w:lvlJc w:val="right"/>
      <w:pPr>
        <w:ind w:left="4320" w:hanging="180"/>
      </w:pPr>
    </w:lvl>
    <w:lvl w:ilvl="6" w:tplc="043CED1E">
      <w:start w:val="1"/>
      <w:numFmt w:val="decimal"/>
      <w:lvlText w:val="%7."/>
      <w:lvlJc w:val="left"/>
      <w:pPr>
        <w:ind w:left="5040" w:hanging="360"/>
      </w:pPr>
    </w:lvl>
    <w:lvl w:ilvl="7" w:tplc="1744D69A">
      <w:start w:val="1"/>
      <w:numFmt w:val="lowerLetter"/>
      <w:lvlText w:val="%8."/>
      <w:lvlJc w:val="left"/>
      <w:pPr>
        <w:ind w:left="5760" w:hanging="360"/>
      </w:pPr>
    </w:lvl>
    <w:lvl w:ilvl="8" w:tplc="82D82E88">
      <w:start w:val="1"/>
      <w:numFmt w:val="lowerRoman"/>
      <w:lvlText w:val="%9."/>
      <w:lvlJc w:val="right"/>
      <w:pPr>
        <w:ind w:left="6480" w:hanging="180"/>
      </w:pPr>
    </w:lvl>
  </w:abstractNum>
  <w:abstractNum w:abstractNumId="7" w15:restartNumberingAfterBreak="0">
    <w:nsid w:val="26D535B7"/>
    <w:multiLevelType w:val="hybridMultilevel"/>
    <w:tmpl w:val="EEBAEB70"/>
    <w:lvl w:ilvl="0" w:tplc="C8D2CF8E">
      <w:start w:val="1"/>
      <w:numFmt w:val="bullet"/>
      <w:lvlText w:val=""/>
      <w:lvlJc w:val="left"/>
      <w:pPr>
        <w:ind w:left="720" w:hanging="360"/>
      </w:pPr>
      <w:rPr>
        <w:rFonts w:ascii="Symbol" w:hAnsi="Symbol" w:hint="default"/>
      </w:rPr>
    </w:lvl>
    <w:lvl w:ilvl="1" w:tplc="23E2095A">
      <w:start w:val="1"/>
      <w:numFmt w:val="bullet"/>
      <w:lvlText w:val="o"/>
      <w:lvlJc w:val="left"/>
      <w:pPr>
        <w:ind w:left="1440" w:hanging="360"/>
      </w:pPr>
      <w:rPr>
        <w:rFonts w:ascii="Courier New" w:hAnsi="Courier New" w:hint="default"/>
      </w:rPr>
    </w:lvl>
    <w:lvl w:ilvl="2" w:tplc="0DF4BEC6">
      <w:start w:val="1"/>
      <w:numFmt w:val="bullet"/>
      <w:lvlText w:val=""/>
      <w:lvlJc w:val="left"/>
      <w:pPr>
        <w:ind w:left="2160" w:hanging="360"/>
      </w:pPr>
      <w:rPr>
        <w:rFonts w:ascii="Wingdings" w:hAnsi="Wingdings" w:hint="default"/>
      </w:rPr>
    </w:lvl>
    <w:lvl w:ilvl="3" w:tplc="2CDC4F2C">
      <w:start w:val="1"/>
      <w:numFmt w:val="bullet"/>
      <w:lvlText w:val=""/>
      <w:lvlJc w:val="left"/>
      <w:pPr>
        <w:ind w:left="2880" w:hanging="360"/>
      </w:pPr>
      <w:rPr>
        <w:rFonts w:ascii="Symbol" w:hAnsi="Symbol" w:hint="default"/>
      </w:rPr>
    </w:lvl>
    <w:lvl w:ilvl="4" w:tplc="D8083180">
      <w:start w:val="1"/>
      <w:numFmt w:val="bullet"/>
      <w:lvlText w:val="o"/>
      <w:lvlJc w:val="left"/>
      <w:pPr>
        <w:ind w:left="3600" w:hanging="360"/>
      </w:pPr>
      <w:rPr>
        <w:rFonts w:ascii="Courier New" w:hAnsi="Courier New" w:hint="default"/>
      </w:rPr>
    </w:lvl>
    <w:lvl w:ilvl="5" w:tplc="4A8E7C3A">
      <w:start w:val="1"/>
      <w:numFmt w:val="bullet"/>
      <w:lvlText w:val=""/>
      <w:lvlJc w:val="left"/>
      <w:pPr>
        <w:ind w:left="4320" w:hanging="360"/>
      </w:pPr>
      <w:rPr>
        <w:rFonts w:ascii="Wingdings" w:hAnsi="Wingdings" w:hint="default"/>
      </w:rPr>
    </w:lvl>
    <w:lvl w:ilvl="6" w:tplc="3796C95A">
      <w:start w:val="1"/>
      <w:numFmt w:val="bullet"/>
      <w:lvlText w:val=""/>
      <w:lvlJc w:val="left"/>
      <w:pPr>
        <w:ind w:left="5040" w:hanging="360"/>
      </w:pPr>
      <w:rPr>
        <w:rFonts w:ascii="Symbol" w:hAnsi="Symbol" w:hint="default"/>
      </w:rPr>
    </w:lvl>
    <w:lvl w:ilvl="7" w:tplc="FD044798">
      <w:start w:val="1"/>
      <w:numFmt w:val="bullet"/>
      <w:lvlText w:val="o"/>
      <w:lvlJc w:val="left"/>
      <w:pPr>
        <w:ind w:left="5760" w:hanging="360"/>
      </w:pPr>
      <w:rPr>
        <w:rFonts w:ascii="Courier New" w:hAnsi="Courier New" w:hint="default"/>
      </w:rPr>
    </w:lvl>
    <w:lvl w:ilvl="8" w:tplc="E15E89D4">
      <w:start w:val="1"/>
      <w:numFmt w:val="bullet"/>
      <w:lvlText w:val=""/>
      <w:lvlJc w:val="left"/>
      <w:pPr>
        <w:ind w:left="6480" w:hanging="360"/>
      </w:pPr>
      <w:rPr>
        <w:rFonts w:ascii="Wingdings" w:hAnsi="Wingdings" w:hint="default"/>
      </w:rPr>
    </w:lvl>
  </w:abstractNum>
  <w:abstractNum w:abstractNumId="8" w15:restartNumberingAfterBreak="0">
    <w:nsid w:val="2D9F6C8B"/>
    <w:multiLevelType w:val="hybridMultilevel"/>
    <w:tmpl w:val="B1B4D23A"/>
    <w:lvl w:ilvl="0" w:tplc="B71065CC">
      <w:start w:val="1"/>
      <w:numFmt w:val="bullet"/>
      <w:lvlText w:val=""/>
      <w:lvlJc w:val="left"/>
      <w:pPr>
        <w:ind w:left="720" w:hanging="360"/>
      </w:pPr>
      <w:rPr>
        <w:rFonts w:ascii="Symbol" w:hAnsi="Symbol" w:hint="default"/>
      </w:rPr>
    </w:lvl>
    <w:lvl w:ilvl="1" w:tplc="BAD8742E">
      <w:start w:val="1"/>
      <w:numFmt w:val="bullet"/>
      <w:lvlText w:val="o"/>
      <w:lvlJc w:val="left"/>
      <w:pPr>
        <w:ind w:left="1440" w:hanging="360"/>
      </w:pPr>
      <w:rPr>
        <w:rFonts w:ascii="Courier New" w:hAnsi="Courier New" w:hint="default"/>
      </w:rPr>
    </w:lvl>
    <w:lvl w:ilvl="2" w:tplc="7116B12E">
      <w:start w:val="1"/>
      <w:numFmt w:val="bullet"/>
      <w:lvlText w:val=""/>
      <w:lvlJc w:val="left"/>
      <w:pPr>
        <w:ind w:left="2160" w:hanging="360"/>
      </w:pPr>
      <w:rPr>
        <w:rFonts w:ascii="Wingdings" w:hAnsi="Wingdings" w:hint="default"/>
      </w:rPr>
    </w:lvl>
    <w:lvl w:ilvl="3" w:tplc="E98C1D10">
      <w:start w:val="1"/>
      <w:numFmt w:val="bullet"/>
      <w:lvlText w:val=""/>
      <w:lvlJc w:val="left"/>
      <w:pPr>
        <w:ind w:left="2880" w:hanging="360"/>
      </w:pPr>
      <w:rPr>
        <w:rFonts w:ascii="Symbol" w:hAnsi="Symbol" w:hint="default"/>
      </w:rPr>
    </w:lvl>
    <w:lvl w:ilvl="4" w:tplc="4C0CE74A">
      <w:start w:val="1"/>
      <w:numFmt w:val="bullet"/>
      <w:lvlText w:val="o"/>
      <w:lvlJc w:val="left"/>
      <w:pPr>
        <w:ind w:left="3600" w:hanging="360"/>
      </w:pPr>
      <w:rPr>
        <w:rFonts w:ascii="Courier New" w:hAnsi="Courier New" w:hint="default"/>
      </w:rPr>
    </w:lvl>
    <w:lvl w:ilvl="5" w:tplc="A84AA066">
      <w:start w:val="1"/>
      <w:numFmt w:val="bullet"/>
      <w:lvlText w:val=""/>
      <w:lvlJc w:val="left"/>
      <w:pPr>
        <w:ind w:left="4320" w:hanging="360"/>
      </w:pPr>
      <w:rPr>
        <w:rFonts w:ascii="Wingdings" w:hAnsi="Wingdings" w:hint="default"/>
      </w:rPr>
    </w:lvl>
    <w:lvl w:ilvl="6" w:tplc="110077BE">
      <w:start w:val="1"/>
      <w:numFmt w:val="bullet"/>
      <w:lvlText w:val=""/>
      <w:lvlJc w:val="left"/>
      <w:pPr>
        <w:ind w:left="5040" w:hanging="360"/>
      </w:pPr>
      <w:rPr>
        <w:rFonts w:ascii="Symbol" w:hAnsi="Symbol" w:hint="default"/>
      </w:rPr>
    </w:lvl>
    <w:lvl w:ilvl="7" w:tplc="2902BDA4">
      <w:start w:val="1"/>
      <w:numFmt w:val="bullet"/>
      <w:lvlText w:val="o"/>
      <w:lvlJc w:val="left"/>
      <w:pPr>
        <w:ind w:left="5760" w:hanging="360"/>
      </w:pPr>
      <w:rPr>
        <w:rFonts w:ascii="Courier New" w:hAnsi="Courier New" w:hint="default"/>
      </w:rPr>
    </w:lvl>
    <w:lvl w:ilvl="8" w:tplc="ADD65682">
      <w:start w:val="1"/>
      <w:numFmt w:val="bullet"/>
      <w:lvlText w:val=""/>
      <w:lvlJc w:val="left"/>
      <w:pPr>
        <w:ind w:left="6480" w:hanging="360"/>
      </w:pPr>
      <w:rPr>
        <w:rFonts w:ascii="Wingdings" w:hAnsi="Wingdings" w:hint="default"/>
      </w:rPr>
    </w:lvl>
  </w:abstractNum>
  <w:abstractNum w:abstractNumId="9" w15:restartNumberingAfterBreak="0">
    <w:nsid w:val="39809A9F"/>
    <w:multiLevelType w:val="hybridMultilevel"/>
    <w:tmpl w:val="80F0F1FA"/>
    <w:lvl w:ilvl="0" w:tplc="B7361306">
      <w:start w:val="1"/>
      <w:numFmt w:val="lowerLetter"/>
      <w:lvlText w:val="%1."/>
      <w:lvlJc w:val="left"/>
      <w:pPr>
        <w:ind w:left="720" w:hanging="360"/>
      </w:pPr>
    </w:lvl>
    <w:lvl w:ilvl="1" w:tplc="22545E14">
      <w:start w:val="1"/>
      <w:numFmt w:val="lowerLetter"/>
      <w:lvlText w:val="%2."/>
      <w:lvlJc w:val="left"/>
      <w:pPr>
        <w:ind w:left="1440" w:hanging="360"/>
      </w:pPr>
    </w:lvl>
    <w:lvl w:ilvl="2" w:tplc="8C10D22C">
      <w:start w:val="1"/>
      <w:numFmt w:val="lowerRoman"/>
      <w:lvlText w:val="%3."/>
      <w:lvlJc w:val="right"/>
      <w:pPr>
        <w:ind w:left="2160" w:hanging="180"/>
      </w:pPr>
    </w:lvl>
    <w:lvl w:ilvl="3" w:tplc="91304B5E">
      <w:start w:val="1"/>
      <w:numFmt w:val="decimal"/>
      <w:lvlText w:val="%4."/>
      <w:lvlJc w:val="left"/>
      <w:pPr>
        <w:ind w:left="2880" w:hanging="360"/>
      </w:pPr>
    </w:lvl>
    <w:lvl w:ilvl="4" w:tplc="B95A5DFC">
      <w:start w:val="1"/>
      <w:numFmt w:val="lowerLetter"/>
      <w:lvlText w:val="%5."/>
      <w:lvlJc w:val="left"/>
      <w:pPr>
        <w:ind w:left="3600" w:hanging="360"/>
      </w:pPr>
    </w:lvl>
    <w:lvl w:ilvl="5" w:tplc="E786B65C">
      <w:start w:val="1"/>
      <w:numFmt w:val="lowerRoman"/>
      <w:lvlText w:val="%6."/>
      <w:lvlJc w:val="right"/>
      <w:pPr>
        <w:ind w:left="4320" w:hanging="180"/>
      </w:pPr>
    </w:lvl>
    <w:lvl w:ilvl="6" w:tplc="88BADF24">
      <w:start w:val="1"/>
      <w:numFmt w:val="decimal"/>
      <w:lvlText w:val="%7."/>
      <w:lvlJc w:val="left"/>
      <w:pPr>
        <w:ind w:left="5040" w:hanging="360"/>
      </w:pPr>
    </w:lvl>
    <w:lvl w:ilvl="7" w:tplc="02DE57AC">
      <w:start w:val="1"/>
      <w:numFmt w:val="lowerLetter"/>
      <w:lvlText w:val="%8."/>
      <w:lvlJc w:val="left"/>
      <w:pPr>
        <w:ind w:left="5760" w:hanging="360"/>
      </w:pPr>
    </w:lvl>
    <w:lvl w:ilvl="8" w:tplc="E07446D8">
      <w:start w:val="1"/>
      <w:numFmt w:val="lowerRoman"/>
      <w:lvlText w:val="%9."/>
      <w:lvlJc w:val="right"/>
      <w:pPr>
        <w:ind w:left="6480" w:hanging="180"/>
      </w:pPr>
    </w:lvl>
  </w:abstractNum>
  <w:abstractNum w:abstractNumId="10" w15:restartNumberingAfterBreak="0">
    <w:nsid w:val="4321035B"/>
    <w:multiLevelType w:val="hybridMultilevel"/>
    <w:tmpl w:val="D57CA9E6"/>
    <w:lvl w:ilvl="0" w:tplc="5614A16E">
      <w:start w:val="1"/>
      <w:numFmt w:val="bullet"/>
      <w:lvlText w:val=""/>
      <w:lvlJc w:val="left"/>
      <w:pPr>
        <w:ind w:left="720" w:hanging="360"/>
      </w:pPr>
      <w:rPr>
        <w:rFonts w:ascii="Symbol" w:hAnsi="Symbol" w:hint="default"/>
      </w:rPr>
    </w:lvl>
    <w:lvl w:ilvl="1" w:tplc="A1223AF2">
      <w:start w:val="1"/>
      <w:numFmt w:val="bullet"/>
      <w:lvlText w:val="o"/>
      <w:lvlJc w:val="left"/>
      <w:pPr>
        <w:ind w:left="1440" w:hanging="360"/>
      </w:pPr>
      <w:rPr>
        <w:rFonts w:ascii="Courier New" w:hAnsi="Courier New" w:hint="default"/>
      </w:rPr>
    </w:lvl>
    <w:lvl w:ilvl="2" w:tplc="CD00033E">
      <w:start w:val="1"/>
      <w:numFmt w:val="bullet"/>
      <w:lvlText w:val=""/>
      <w:lvlJc w:val="left"/>
      <w:pPr>
        <w:ind w:left="2160" w:hanging="360"/>
      </w:pPr>
      <w:rPr>
        <w:rFonts w:ascii="Wingdings" w:hAnsi="Wingdings" w:hint="default"/>
      </w:rPr>
    </w:lvl>
    <w:lvl w:ilvl="3" w:tplc="C8CCB62E">
      <w:start w:val="1"/>
      <w:numFmt w:val="bullet"/>
      <w:lvlText w:val=""/>
      <w:lvlJc w:val="left"/>
      <w:pPr>
        <w:ind w:left="2880" w:hanging="360"/>
      </w:pPr>
      <w:rPr>
        <w:rFonts w:ascii="Symbol" w:hAnsi="Symbol" w:hint="default"/>
      </w:rPr>
    </w:lvl>
    <w:lvl w:ilvl="4" w:tplc="8F10CE74">
      <w:start w:val="1"/>
      <w:numFmt w:val="bullet"/>
      <w:lvlText w:val="o"/>
      <w:lvlJc w:val="left"/>
      <w:pPr>
        <w:ind w:left="3600" w:hanging="360"/>
      </w:pPr>
      <w:rPr>
        <w:rFonts w:ascii="Courier New" w:hAnsi="Courier New" w:hint="default"/>
      </w:rPr>
    </w:lvl>
    <w:lvl w:ilvl="5" w:tplc="D384F6BA">
      <w:start w:val="1"/>
      <w:numFmt w:val="bullet"/>
      <w:lvlText w:val=""/>
      <w:lvlJc w:val="left"/>
      <w:pPr>
        <w:ind w:left="4320" w:hanging="360"/>
      </w:pPr>
      <w:rPr>
        <w:rFonts w:ascii="Wingdings" w:hAnsi="Wingdings" w:hint="default"/>
      </w:rPr>
    </w:lvl>
    <w:lvl w:ilvl="6" w:tplc="EC5C228A">
      <w:start w:val="1"/>
      <w:numFmt w:val="bullet"/>
      <w:lvlText w:val=""/>
      <w:lvlJc w:val="left"/>
      <w:pPr>
        <w:ind w:left="5040" w:hanging="360"/>
      </w:pPr>
      <w:rPr>
        <w:rFonts w:ascii="Symbol" w:hAnsi="Symbol" w:hint="default"/>
      </w:rPr>
    </w:lvl>
    <w:lvl w:ilvl="7" w:tplc="775EDBE8">
      <w:start w:val="1"/>
      <w:numFmt w:val="bullet"/>
      <w:lvlText w:val="o"/>
      <w:lvlJc w:val="left"/>
      <w:pPr>
        <w:ind w:left="5760" w:hanging="360"/>
      </w:pPr>
      <w:rPr>
        <w:rFonts w:ascii="Courier New" w:hAnsi="Courier New" w:hint="default"/>
      </w:rPr>
    </w:lvl>
    <w:lvl w:ilvl="8" w:tplc="0FFEE570">
      <w:start w:val="1"/>
      <w:numFmt w:val="bullet"/>
      <w:lvlText w:val=""/>
      <w:lvlJc w:val="left"/>
      <w:pPr>
        <w:ind w:left="6480" w:hanging="360"/>
      </w:pPr>
      <w:rPr>
        <w:rFonts w:ascii="Wingdings" w:hAnsi="Wingdings" w:hint="default"/>
      </w:rPr>
    </w:lvl>
  </w:abstractNum>
  <w:abstractNum w:abstractNumId="11" w15:restartNumberingAfterBreak="0">
    <w:nsid w:val="49DF701C"/>
    <w:multiLevelType w:val="hybridMultilevel"/>
    <w:tmpl w:val="389AD7CA"/>
    <w:lvl w:ilvl="0" w:tplc="F06E6F6C">
      <w:start w:val="1"/>
      <w:numFmt w:val="lowerLetter"/>
      <w:lvlText w:val="%1."/>
      <w:lvlJc w:val="left"/>
      <w:pPr>
        <w:ind w:left="720" w:hanging="360"/>
      </w:pPr>
    </w:lvl>
    <w:lvl w:ilvl="1" w:tplc="E27425CE">
      <w:start w:val="1"/>
      <w:numFmt w:val="lowerLetter"/>
      <w:lvlText w:val="%2."/>
      <w:lvlJc w:val="left"/>
      <w:pPr>
        <w:ind w:left="1440" w:hanging="360"/>
      </w:pPr>
    </w:lvl>
    <w:lvl w:ilvl="2" w:tplc="B984B200">
      <w:start w:val="1"/>
      <w:numFmt w:val="lowerRoman"/>
      <w:lvlText w:val="%3."/>
      <w:lvlJc w:val="right"/>
      <w:pPr>
        <w:ind w:left="2160" w:hanging="180"/>
      </w:pPr>
    </w:lvl>
    <w:lvl w:ilvl="3" w:tplc="2BBEA19E">
      <w:start w:val="1"/>
      <w:numFmt w:val="decimal"/>
      <w:lvlText w:val="%4."/>
      <w:lvlJc w:val="left"/>
      <w:pPr>
        <w:ind w:left="2880" w:hanging="360"/>
      </w:pPr>
    </w:lvl>
    <w:lvl w:ilvl="4" w:tplc="923476FC">
      <w:start w:val="1"/>
      <w:numFmt w:val="lowerLetter"/>
      <w:lvlText w:val="%5."/>
      <w:lvlJc w:val="left"/>
      <w:pPr>
        <w:ind w:left="3600" w:hanging="360"/>
      </w:pPr>
    </w:lvl>
    <w:lvl w:ilvl="5" w:tplc="2FF89EC0">
      <w:start w:val="1"/>
      <w:numFmt w:val="lowerRoman"/>
      <w:lvlText w:val="%6."/>
      <w:lvlJc w:val="right"/>
      <w:pPr>
        <w:ind w:left="4320" w:hanging="180"/>
      </w:pPr>
    </w:lvl>
    <w:lvl w:ilvl="6" w:tplc="9BD83100">
      <w:start w:val="1"/>
      <w:numFmt w:val="decimal"/>
      <w:lvlText w:val="%7."/>
      <w:lvlJc w:val="left"/>
      <w:pPr>
        <w:ind w:left="5040" w:hanging="360"/>
      </w:pPr>
    </w:lvl>
    <w:lvl w:ilvl="7" w:tplc="543E6A1C">
      <w:start w:val="1"/>
      <w:numFmt w:val="lowerLetter"/>
      <w:lvlText w:val="%8."/>
      <w:lvlJc w:val="left"/>
      <w:pPr>
        <w:ind w:left="5760" w:hanging="360"/>
      </w:pPr>
    </w:lvl>
    <w:lvl w:ilvl="8" w:tplc="41EC5DDE">
      <w:start w:val="1"/>
      <w:numFmt w:val="lowerRoman"/>
      <w:lvlText w:val="%9."/>
      <w:lvlJc w:val="right"/>
      <w:pPr>
        <w:ind w:left="6480" w:hanging="180"/>
      </w:pPr>
    </w:lvl>
  </w:abstractNum>
  <w:abstractNum w:abstractNumId="12" w15:restartNumberingAfterBreak="0">
    <w:nsid w:val="4E8D6DD5"/>
    <w:multiLevelType w:val="hybridMultilevel"/>
    <w:tmpl w:val="63F89BA2"/>
    <w:lvl w:ilvl="0" w:tplc="FD123484">
      <w:start w:val="1"/>
      <w:numFmt w:val="lowerLetter"/>
      <w:lvlText w:val="%1."/>
      <w:lvlJc w:val="left"/>
      <w:pPr>
        <w:ind w:left="720" w:hanging="360"/>
      </w:pPr>
    </w:lvl>
    <w:lvl w:ilvl="1" w:tplc="3CA85F54">
      <w:start w:val="1"/>
      <w:numFmt w:val="lowerLetter"/>
      <w:lvlText w:val="%2."/>
      <w:lvlJc w:val="left"/>
      <w:pPr>
        <w:ind w:left="1440" w:hanging="360"/>
      </w:pPr>
    </w:lvl>
    <w:lvl w:ilvl="2" w:tplc="9580BF30">
      <w:start w:val="1"/>
      <w:numFmt w:val="lowerRoman"/>
      <w:lvlText w:val="%3."/>
      <w:lvlJc w:val="right"/>
      <w:pPr>
        <w:ind w:left="2160" w:hanging="180"/>
      </w:pPr>
    </w:lvl>
    <w:lvl w:ilvl="3" w:tplc="07185EBE">
      <w:start w:val="1"/>
      <w:numFmt w:val="decimal"/>
      <w:lvlText w:val="%4."/>
      <w:lvlJc w:val="left"/>
      <w:pPr>
        <w:ind w:left="2880" w:hanging="360"/>
      </w:pPr>
    </w:lvl>
    <w:lvl w:ilvl="4" w:tplc="0046BE46">
      <w:start w:val="1"/>
      <w:numFmt w:val="lowerLetter"/>
      <w:lvlText w:val="%5."/>
      <w:lvlJc w:val="left"/>
      <w:pPr>
        <w:ind w:left="3600" w:hanging="360"/>
      </w:pPr>
    </w:lvl>
    <w:lvl w:ilvl="5" w:tplc="3BDE3B3E">
      <w:start w:val="1"/>
      <w:numFmt w:val="lowerRoman"/>
      <w:lvlText w:val="%6."/>
      <w:lvlJc w:val="right"/>
      <w:pPr>
        <w:ind w:left="4320" w:hanging="180"/>
      </w:pPr>
    </w:lvl>
    <w:lvl w:ilvl="6" w:tplc="2D742A00">
      <w:start w:val="1"/>
      <w:numFmt w:val="decimal"/>
      <w:lvlText w:val="%7."/>
      <w:lvlJc w:val="left"/>
      <w:pPr>
        <w:ind w:left="5040" w:hanging="360"/>
      </w:pPr>
    </w:lvl>
    <w:lvl w:ilvl="7" w:tplc="8FD095C0">
      <w:start w:val="1"/>
      <w:numFmt w:val="lowerLetter"/>
      <w:lvlText w:val="%8."/>
      <w:lvlJc w:val="left"/>
      <w:pPr>
        <w:ind w:left="5760" w:hanging="360"/>
      </w:pPr>
    </w:lvl>
    <w:lvl w:ilvl="8" w:tplc="69CAC614">
      <w:start w:val="1"/>
      <w:numFmt w:val="lowerRoman"/>
      <w:lvlText w:val="%9."/>
      <w:lvlJc w:val="right"/>
      <w:pPr>
        <w:ind w:left="6480" w:hanging="180"/>
      </w:pPr>
    </w:lvl>
  </w:abstractNum>
  <w:abstractNum w:abstractNumId="13" w15:restartNumberingAfterBreak="0">
    <w:nsid w:val="4F050368"/>
    <w:multiLevelType w:val="hybridMultilevel"/>
    <w:tmpl w:val="BD608A88"/>
    <w:lvl w:ilvl="0" w:tplc="04EC18EE">
      <w:start w:val="1"/>
      <w:numFmt w:val="lowerLetter"/>
      <w:lvlText w:val="%1."/>
      <w:lvlJc w:val="left"/>
      <w:pPr>
        <w:ind w:left="720" w:hanging="360"/>
      </w:pPr>
    </w:lvl>
    <w:lvl w:ilvl="1" w:tplc="E116CF34">
      <w:start w:val="1"/>
      <w:numFmt w:val="lowerLetter"/>
      <w:lvlText w:val="%2."/>
      <w:lvlJc w:val="left"/>
      <w:pPr>
        <w:ind w:left="1440" w:hanging="360"/>
      </w:pPr>
    </w:lvl>
    <w:lvl w:ilvl="2" w:tplc="AA9CD57A">
      <w:start w:val="1"/>
      <w:numFmt w:val="lowerRoman"/>
      <w:lvlText w:val="%3."/>
      <w:lvlJc w:val="right"/>
      <w:pPr>
        <w:ind w:left="2160" w:hanging="180"/>
      </w:pPr>
    </w:lvl>
    <w:lvl w:ilvl="3" w:tplc="6742B2B6">
      <w:start w:val="1"/>
      <w:numFmt w:val="decimal"/>
      <w:lvlText w:val="%4."/>
      <w:lvlJc w:val="left"/>
      <w:pPr>
        <w:ind w:left="2880" w:hanging="360"/>
      </w:pPr>
    </w:lvl>
    <w:lvl w:ilvl="4" w:tplc="82B60C06">
      <w:start w:val="1"/>
      <w:numFmt w:val="lowerLetter"/>
      <w:lvlText w:val="%5."/>
      <w:lvlJc w:val="left"/>
      <w:pPr>
        <w:ind w:left="3600" w:hanging="360"/>
      </w:pPr>
    </w:lvl>
    <w:lvl w:ilvl="5" w:tplc="BB5424F2">
      <w:start w:val="1"/>
      <w:numFmt w:val="lowerRoman"/>
      <w:lvlText w:val="%6."/>
      <w:lvlJc w:val="right"/>
      <w:pPr>
        <w:ind w:left="4320" w:hanging="180"/>
      </w:pPr>
    </w:lvl>
    <w:lvl w:ilvl="6" w:tplc="C7AC99D2">
      <w:start w:val="1"/>
      <w:numFmt w:val="decimal"/>
      <w:lvlText w:val="%7."/>
      <w:lvlJc w:val="left"/>
      <w:pPr>
        <w:ind w:left="5040" w:hanging="360"/>
      </w:pPr>
    </w:lvl>
    <w:lvl w:ilvl="7" w:tplc="769828C0">
      <w:start w:val="1"/>
      <w:numFmt w:val="lowerLetter"/>
      <w:lvlText w:val="%8."/>
      <w:lvlJc w:val="left"/>
      <w:pPr>
        <w:ind w:left="5760" w:hanging="360"/>
      </w:pPr>
    </w:lvl>
    <w:lvl w:ilvl="8" w:tplc="930487A6">
      <w:start w:val="1"/>
      <w:numFmt w:val="lowerRoman"/>
      <w:lvlText w:val="%9."/>
      <w:lvlJc w:val="right"/>
      <w:pPr>
        <w:ind w:left="6480" w:hanging="180"/>
      </w:pPr>
    </w:lvl>
  </w:abstractNum>
  <w:abstractNum w:abstractNumId="14" w15:restartNumberingAfterBreak="0">
    <w:nsid w:val="502DA032"/>
    <w:multiLevelType w:val="hybridMultilevel"/>
    <w:tmpl w:val="CC184D72"/>
    <w:lvl w:ilvl="0" w:tplc="696812E0">
      <w:start w:val="1"/>
      <w:numFmt w:val="lowerLetter"/>
      <w:lvlText w:val="%1."/>
      <w:lvlJc w:val="left"/>
      <w:pPr>
        <w:ind w:left="720" w:hanging="360"/>
      </w:pPr>
    </w:lvl>
    <w:lvl w:ilvl="1" w:tplc="73DC6118">
      <w:start w:val="1"/>
      <w:numFmt w:val="lowerLetter"/>
      <w:lvlText w:val="%2."/>
      <w:lvlJc w:val="left"/>
      <w:pPr>
        <w:ind w:left="1440" w:hanging="360"/>
      </w:pPr>
    </w:lvl>
    <w:lvl w:ilvl="2" w:tplc="38081190">
      <w:start w:val="1"/>
      <w:numFmt w:val="lowerRoman"/>
      <w:lvlText w:val="%3."/>
      <w:lvlJc w:val="right"/>
      <w:pPr>
        <w:ind w:left="2160" w:hanging="180"/>
      </w:pPr>
    </w:lvl>
    <w:lvl w:ilvl="3" w:tplc="28C201B0">
      <w:start w:val="1"/>
      <w:numFmt w:val="decimal"/>
      <w:lvlText w:val="%4."/>
      <w:lvlJc w:val="left"/>
      <w:pPr>
        <w:ind w:left="2880" w:hanging="360"/>
      </w:pPr>
    </w:lvl>
    <w:lvl w:ilvl="4" w:tplc="FC5E454A">
      <w:start w:val="1"/>
      <w:numFmt w:val="lowerLetter"/>
      <w:lvlText w:val="%5."/>
      <w:lvlJc w:val="left"/>
      <w:pPr>
        <w:ind w:left="3600" w:hanging="360"/>
      </w:pPr>
    </w:lvl>
    <w:lvl w:ilvl="5" w:tplc="B02E7B5E">
      <w:start w:val="1"/>
      <w:numFmt w:val="lowerRoman"/>
      <w:lvlText w:val="%6."/>
      <w:lvlJc w:val="right"/>
      <w:pPr>
        <w:ind w:left="4320" w:hanging="180"/>
      </w:pPr>
    </w:lvl>
    <w:lvl w:ilvl="6" w:tplc="5240ECFA">
      <w:start w:val="1"/>
      <w:numFmt w:val="decimal"/>
      <w:lvlText w:val="%7."/>
      <w:lvlJc w:val="left"/>
      <w:pPr>
        <w:ind w:left="5040" w:hanging="360"/>
      </w:pPr>
    </w:lvl>
    <w:lvl w:ilvl="7" w:tplc="B5D8D036">
      <w:start w:val="1"/>
      <w:numFmt w:val="lowerLetter"/>
      <w:lvlText w:val="%8."/>
      <w:lvlJc w:val="left"/>
      <w:pPr>
        <w:ind w:left="5760" w:hanging="360"/>
      </w:pPr>
    </w:lvl>
    <w:lvl w:ilvl="8" w:tplc="4D4A7A08">
      <w:start w:val="1"/>
      <w:numFmt w:val="lowerRoman"/>
      <w:lvlText w:val="%9."/>
      <w:lvlJc w:val="right"/>
      <w:pPr>
        <w:ind w:left="6480" w:hanging="180"/>
      </w:pPr>
    </w:lvl>
  </w:abstractNum>
  <w:abstractNum w:abstractNumId="15" w15:restartNumberingAfterBreak="0">
    <w:nsid w:val="51D30344"/>
    <w:multiLevelType w:val="hybridMultilevel"/>
    <w:tmpl w:val="BFEC711E"/>
    <w:lvl w:ilvl="0" w:tplc="0DB2E8F6">
      <w:start w:val="1"/>
      <w:numFmt w:val="lowerLetter"/>
      <w:lvlText w:val="%1."/>
      <w:lvlJc w:val="left"/>
      <w:pPr>
        <w:ind w:left="720" w:hanging="360"/>
      </w:pPr>
    </w:lvl>
    <w:lvl w:ilvl="1" w:tplc="B81C9434">
      <w:start w:val="1"/>
      <w:numFmt w:val="lowerLetter"/>
      <w:lvlText w:val="%2."/>
      <w:lvlJc w:val="left"/>
      <w:pPr>
        <w:ind w:left="1440" w:hanging="360"/>
      </w:pPr>
    </w:lvl>
    <w:lvl w:ilvl="2" w:tplc="1B1C886C">
      <w:start w:val="1"/>
      <w:numFmt w:val="lowerRoman"/>
      <w:lvlText w:val="%3."/>
      <w:lvlJc w:val="right"/>
      <w:pPr>
        <w:ind w:left="2160" w:hanging="180"/>
      </w:pPr>
    </w:lvl>
    <w:lvl w:ilvl="3" w:tplc="41A246B4">
      <w:start w:val="1"/>
      <w:numFmt w:val="decimal"/>
      <w:lvlText w:val="%4."/>
      <w:lvlJc w:val="left"/>
      <w:pPr>
        <w:ind w:left="2880" w:hanging="360"/>
      </w:pPr>
    </w:lvl>
    <w:lvl w:ilvl="4" w:tplc="C8D2C0C8">
      <w:start w:val="1"/>
      <w:numFmt w:val="lowerLetter"/>
      <w:lvlText w:val="%5."/>
      <w:lvlJc w:val="left"/>
      <w:pPr>
        <w:ind w:left="3600" w:hanging="360"/>
      </w:pPr>
    </w:lvl>
    <w:lvl w:ilvl="5" w:tplc="730C18B0">
      <w:start w:val="1"/>
      <w:numFmt w:val="lowerRoman"/>
      <w:lvlText w:val="%6."/>
      <w:lvlJc w:val="right"/>
      <w:pPr>
        <w:ind w:left="4320" w:hanging="180"/>
      </w:pPr>
    </w:lvl>
    <w:lvl w:ilvl="6" w:tplc="5B9CDE76">
      <w:start w:val="1"/>
      <w:numFmt w:val="decimal"/>
      <w:lvlText w:val="%7."/>
      <w:lvlJc w:val="left"/>
      <w:pPr>
        <w:ind w:left="5040" w:hanging="360"/>
      </w:pPr>
    </w:lvl>
    <w:lvl w:ilvl="7" w:tplc="0A385D4C">
      <w:start w:val="1"/>
      <w:numFmt w:val="lowerLetter"/>
      <w:lvlText w:val="%8."/>
      <w:lvlJc w:val="left"/>
      <w:pPr>
        <w:ind w:left="5760" w:hanging="360"/>
      </w:pPr>
    </w:lvl>
    <w:lvl w:ilvl="8" w:tplc="AE6E4F90">
      <w:start w:val="1"/>
      <w:numFmt w:val="lowerRoman"/>
      <w:lvlText w:val="%9."/>
      <w:lvlJc w:val="right"/>
      <w:pPr>
        <w:ind w:left="6480" w:hanging="180"/>
      </w:pPr>
    </w:lvl>
  </w:abstractNum>
  <w:abstractNum w:abstractNumId="16" w15:restartNumberingAfterBreak="0">
    <w:nsid w:val="64DDEE14"/>
    <w:multiLevelType w:val="hybridMultilevel"/>
    <w:tmpl w:val="14B277DC"/>
    <w:lvl w:ilvl="0" w:tplc="A62A3B38">
      <w:start w:val="1"/>
      <w:numFmt w:val="bullet"/>
      <w:lvlText w:val=""/>
      <w:lvlJc w:val="left"/>
      <w:pPr>
        <w:ind w:left="720" w:hanging="360"/>
      </w:pPr>
      <w:rPr>
        <w:rFonts w:ascii="Symbol" w:hAnsi="Symbol" w:hint="default"/>
      </w:rPr>
    </w:lvl>
    <w:lvl w:ilvl="1" w:tplc="635C5654">
      <w:start w:val="1"/>
      <w:numFmt w:val="bullet"/>
      <w:lvlText w:val="o"/>
      <w:lvlJc w:val="left"/>
      <w:pPr>
        <w:ind w:left="1440" w:hanging="360"/>
      </w:pPr>
      <w:rPr>
        <w:rFonts w:ascii="Courier New" w:hAnsi="Courier New" w:hint="default"/>
      </w:rPr>
    </w:lvl>
    <w:lvl w:ilvl="2" w:tplc="25AA50B6">
      <w:start w:val="1"/>
      <w:numFmt w:val="bullet"/>
      <w:lvlText w:val=""/>
      <w:lvlJc w:val="left"/>
      <w:pPr>
        <w:ind w:left="2160" w:hanging="360"/>
      </w:pPr>
      <w:rPr>
        <w:rFonts w:ascii="Wingdings" w:hAnsi="Wingdings" w:hint="default"/>
      </w:rPr>
    </w:lvl>
    <w:lvl w:ilvl="3" w:tplc="ED4E48E4">
      <w:start w:val="1"/>
      <w:numFmt w:val="bullet"/>
      <w:lvlText w:val=""/>
      <w:lvlJc w:val="left"/>
      <w:pPr>
        <w:ind w:left="2880" w:hanging="360"/>
      </w:pPr>
      <w:rPr>
        <w:rFonts w:ascii="Symbol" w:hAnsi="Symbol" w:hint="default"/>
      </w:rPr>
    </w:lvl>
    <w:lvl w:ilvl="4" w:tplc="CD54A6C6">
      <w:start w:val="1"/>
      <w:numFmt w:val="bullet"/>
      <w:lvlText w:val="o"/>
      <w:lvlJc w:val="left"/>
      <w:pPr>
        <w:ind w:left="3600" w:hanging="360"/>
      </w:pPr>
      <w:rPr>
        <w:rFonts w:ascii="Courier New" w:hAnsi="Courier New" w:hint="default"/>
      </w:rPr>
    </w:lvl>
    <w:lvl w:ilvl="5" w:tplc="705607C0">
      <w:start w:val="1"/>
      <w:numFmt w:val="bullet"/>
      <w:lvlText w:val=""/>
      <w:lvlJc w:val="left"/>
      <w:pPr>
        <w:ind w:left="4320" w:hanging="360"/>
      </w:pPr>
      <w:rPr>
        <w:rFonts w:ascii="Wingdings" w:hAnsi="Wingdings" w:hint="default"/>
      </w:rPr>
    </w:lvl>
    <w:lvl w:ilvl="6" w:tplc="C39230FC">
      <w:start w:val="1"/>
      <w:numFmt w:val="bullet"/>
      <w:lvlText w:val=""/>
      <w:lvlJc w:val="left"/>
      <w:pPr>
        <w:ind w:left="5040" w:hanging="360"/>
      </w:pPr>
      <w:rPr>
        <w:rFonts w:ascii="Symbol" w:hAnsi="Symbol" w:hint="default"/>
      </w:rPr>
    </w:lvl>
    <w:lvl w:ilvl="7" w:tplc="9D50AC24">
      <w:start w:val="1"/>
      <w:numFmt w:val="bullet"/>
      <w:lvlText w:val="o"/>
      <w:lvlJc w:val="left"/>
      <w:pPr>
        <w:ind w:left="5760" w:hanging="360"/>
      </w:pPr>
      <w:rPr>
        <w:rFonts w:ascii="Courier New" w:hAnsi="Courier New" w:hint="default"/>
      </w:rPr>
    </w:lvl>
    <w:lvl w:ilvl="8" w:tplc="57607566">
      <w:start w:val="1"/>
      <w:numFmt w:val="bullet"/>
      <w:lvlText w:val=""/>
      <w:lvlJc w:val="left"/>
      <w:pPr>
        <w:ind w:left="6480" w:hanging="360"/>
      </w:pPr>
      <w:rPr>
        <w:rFonts w:ascii="Wingdings" w:hAnsi="Wingdings" w:hint="default"/>
      </w:rPr>
    </w:lvl>
  </w:abstractNum>
  <w:abstractNum w:abstractNumId="17" w15:restartNumberingAfterBreak="0">
    <w:nsid w:val="65C786FC"/>
    <w:multiLevelType w:val="hybridMultilevel"/>
    <w:tmpl w:val="4FA27202"/>
    <w:lvl w:ilvl="0" w:tplc="5846DDCE">
      <w:start w:val="1"/>
      <w:numFmt w:val="decimal"/>
      <w:lvlText w:val="%1."/>
      <w:lvlJc w:val="left"/>
      <w:pPr>
        <w:ind w:left="720" w:hanging="360"/>
      </w:pPr>
    </w:lvl>
    <w:lvl w:ilvl="1" w:tplc="BD503742">
      <w:start w:val="1"/>
      <w:numFmt w:val="lowerLetter"/>
      <w:lvlText w:val="%2."/>
      <w:lvlJc w:val="left"/>
      <w:pPr>
        <w:ind w:left="1440" w:hanging="360"/>
      </w:pPr>
    </w:lvl>
    <w:lvl w:ilvl="2" w:tplc="4DAE6774">
      <w:start w:val="1"/>
      <w:numFmt w:val="lowerRoman"/>
      <w:lvlText w:val="%3."/>
      <w:lvlJc w:val="right"/>
      <w:pPr>
        <w:ind w:left="2160" w:hanging="180"/>
      </w:pPr>
    </w:lvl>
    <w:lvl w:ilvl="3" w:tplc="41DC0A1E">
      <w:start w:val="1"/>
      <w:numFmt w:val="decimal"/>
      <w:lvlText w:val="%4."/>
      <w:lvlJc w:val="left"/>
      <w:pPr>
        <w:ind w:left="2880" w:hanging="360"/>
      </w:pPr>
    </w:lvl>
    <w:lvl w:ilvl="4" w:tplc="A11A100C">
      <w:start w:val="1"/>
      <w:numFmt w:val="lowerLetter"/>
      <w:lvlText w:val="%5."/>
      <w:lvlJc w:val="left"/>
      <w:pPr>
        <w:ind w:left="3600" w:hanging="360"/>
      </w:pPr>
    </w:lvl>
    <w:lvl w:ilvl="5" w:tplc="E4683078">
      <w:start w:val="1"/>
      <w:numFmt w:val="lowerRoman"/>
      <w:lvlText w:val="%6."/>
      <w:lvlJc w:val="right"/>
      <w:pPr>
        <w:ind w:left="4320" w:hanging="180"/>
      </w:pPr>
    </w:lvl>
    <w:lvl w:ilvl="6" w:tplc="E4BEEB6A">
      <w:start w:val="1"/>
      <w:numFmt w:val="decimal"/>
      <w:lvlText w:val="%7."/>
      <w:lvlJc w:val="left"/>
      <w:pPr>
        <w:ind w:left="5040" w:hanging="360"/>
      </w:pPr>
    </w:lvl>
    <w:lvl w:ilvl="7" w:tplc="EC980978">
      <w:start w:val="1"/>
      <w:numFmt w:val="lowerLetter"/>
      <w:lvlText w:val="%8."/>
      <w:lvlJc w:val="left"/>
      <w:pPr>
        <w:ind w:left="5760" w:hanging="360"/>
      </w:pPr>
    </w:lvl>
    <w:lvl w:ilvl="8" w:tplc="8A5A2FB4">
      <w:start w:val="1"/>
      <w:numFmt w:val="lowerRoman"/>
      <w:lvlText w:val="%9."/>
      <w:lvlJc w:val="right"/>
      <w:pPr>
        <w:ind w:left="6480" w:hanging="180"/>
      </w:pPr>
    </w:lvl>
  </w:abstractNum>
  <w:abstractNum w:abstractNumId="18" w15:restartNumberingAfterBreak="0">
    <w:nsid w:val="71754102"/>
    <w:multiLevelType w:val="hybridMultilevel"/>
    <w:tmpl w:val="F49A7764"/>
    <w:lvl w:ilvl="0" w:tplc="928EE04A">
      <w:start w:val="1"/>
      <w:numFmt w:val="lowerLetter"/>
      <w:lvlText w:val="%1."/>
      <w:lvlJc w:val="left"/>
      <w:pPr>
        <w:ind w:left="720" w:hanging="360"/>
      </w:pPr>
    </w:lvl>
    <w:lvl w:ilvl="1" w:tplc="0846A8AC">
      <w:start w:val="1"/>
      <w:numFmt w:val="lowerLetter"/>
      <w:lvlText w:val="%2."/>
      <w:lvlJc w:val="left"/>
      <w:pPr>
        <w:ind w:left="1440" w:hanging="360"/>
      </w:pPr>
    </w:lvl>
    <w:lvl w:ilvl="2" w:tplc="69403D16">
      <w:start w:val="1"/>
      <w:numFmt w:val="lowerRoman"/>
      <w:lvlText w:val="%3."/>
      <w:lvlJc w:val="right"/>
      <w:pPr>
        <w:ind w:left="2160" w:hanging="180"/>
      </w:pPr>
    </w:lvl>
    <w:lvl w:ilvl="3" w:tplc="ECD43E5A">
      <w:start w:val="1"/>
      <w:numFmt w:val="decimal"/>
      <w:lvlText w:val="%4."/>
      <w:lvlJc w:val="left"/>
      <w:pPr>
        <w:ind w:left="2880" w:hanging="360"/>
      </w:pPr>
    </w:lvl>
    <w:lvl w:ilvl="4" w:tplc="92A2C92C">
      <w:start w:val="1"/>
      <w:numFmt w:val="lowerLetter"/>
      <w:lvlText w:val="%5."/>
      <w:lvlJc w:val="left"/>
      <w:pPr>
        <w:ind w:left="3600" w:hanging="360"/>
      </w:pPr>
    </w:lvl>
    <w:lvl w:ilvl="5" w:tplc="51E64898">
      <w:start w:val="1"/>
      <w:numFmt w:val="lowerRoman"/>
      <w:lvlText w:val="%6."/>
      <w:lvlJc w:val="right"/>
      <w:pPr>
        <w:ind w:left="4320" w:hanging="180"/>
      </w:pPr>
    </w:lvl>
    <w:lvl w:ilvl="6" w:tplc="5CD24B3E">
      <w:start w:val="1"/>
      <w:numFmt w:val="decimal"/>
      <w:lvlText w:val="%7."/>
      <w:lvlJc w:val="left"/>
      <w:pPr>
        <w:ind w:left="5040" w:hanging="360"/>
      </w:pPr>
    </w:lvl>
    <w:lvl w:ilvl="7" w:tplc="22D483B8">
      <w:start w:val="1"/>
      <w:numFmt w:val="lowerLetter"/>
      <w:lvlText w:val="%8."/>
      <w:lvlJc w:val="left"/>
      <w:pPr>
        <w:ind w:left="5760" w:hanging="360"/>
      </w:pPr>
    </w:lvl>
    <w:lvl w:ilvl="8" w:tplc="A3242B7C">
      <w:start w:val="1"/>
      <w:numFmt w:val="lowerRoman"/>
      <w:lvlText w:val="%9."/>
      <w:lvlJc w:val="right"/>
      <w:pPr>
        <w:ind w:left="6480" w:hanging="180"/>
      </w:pPr>
    </w:lvl>
  </w:abstractNum>
  <w:abstractNum w:abstractNumId="19" w15:restartNumberingAfterBreak="0">
    <w:nsid w:val="791CE231"/>
    <w:multiLevelType w:val="hybridMultilevel"/>
    <w:tmpl w:val="98DA7530"/>
    <w:lvl w:ilvl="0" w:tplc="16AC1114">
      <w:start w:val="1"/>
      <w:numFmt w:val="lowerLetter"/>
      <w:lvlText w:val="%1."/>
      <w:lvlJc w:val="left"/>
      <w:pPr>
        <w:ind w:left="720" w:hanging="360"/>
      </w:pPr>
    </w:lvl>
    <w:lvl w:ilvl="1" w:tplc="6A62AE0C">
      <w:start w:val="1"/>
      <w:numFmt w:val="lowerLetter"/>
      <w:lvlText w:val="%2."/>
      <w:lvlJc w:val="left"/>
      <w:pPr>
        <w:ind w:left="1440" w:hanging="360"/>
      </w:pPr>
    </w:lvl>
    <w:lvl w:ilvl="2" w:tplc="7E363E72">
      <w:start w:val="1"/>
      <w:numFmt w:val="lowerRoman"/>
      <w:lvlText w:val="%3."/>
      <w:lvlJc w:val="right"/>
      <w:pPr>
        <w:ind w:left="2160" w:hanging="180"/>
      </w:pPr>
    </w:lvl>
    <w:lvl w:ilvl="3" w:tplc="F5380BEE">
      <w:start w:val="1"/>
      <w:numFmt w:val="decimal"/>
      <w:lvlText w:val="%4."/>
      <w:lvlJc w:val="left"/>
      <w:pPr>
        <w:ind w:left="2880" w:hanging="360"/>
      </w:pPr>
    </w:lvl>
    <w:lvl w:ilvl="4" w:tplc="08841AAE">
      <w:start w:val="1"/>
      <w:numFmt w:val="lowerLetter"/>
      <w:lvlText w:val="%5."/>
      <w:lvlJc w:val="left"/>
      <w:pPr>
        <w:ind w:left="3600" w:hanging="360"/>
      </w:pPr>
    </w:lvl>
    <w:lvl w:ilvl="5" w:tplc="F5BA92E4">
      <w:start w:val="1"/>
      <w:numFmt w:val="lowerRoman"/>
      <w:lvlText w:val="%6."/>
      <w:lvlJc w:val="right"/>
      <w:pPr>
        <w:ind w:left="4320" w:hanging="180"/>
      </w:pPr>
    </w:lvl>
    <w:lvl w:ilvl="6" w:tplc="CEC4D7F6">
      <w:start w:val="1"/>
      <w:numFmt w:val="decimal"/>
      <w:lvlText w:val="%7."/>
      <w:lvlJc w:val="left"/>
      <w:pPr>
        <w:ind w:left="5040" w:hanging="360"/>
      </w:pPr>
    </w:lvl>
    <w:lvl w:ilvl="7" w:tplc="88905E02">
      <w:start w:val="1"/>
      <w:numFmt w:val="lowerLetter"/>
      <w:lvlText w:val="%8."/>
      <w:lvlJc w:val="left"/>
      <w:pPr>
        <w:ind w:left="5760" w:hanging="360"/>
      </w:pPr>
    </w:lvl>
    <w:lvl w:ilvl="8" w:tplc="DEDE749E">
      <w:start w:val="1"/>
      <w:numFmt w:val="lowerRoman"/>
      <w:lvlText w:val="%9."/>
      <w:lvlJc w:val="right"/>
      <w:pPr>
        <w:ind w:left="6480" w:hanging="180"/>
      </w:pPr>
    </w:lvl>
  </w:abstractNum>
  <w:num w:numId="1" w16cid:durableId="1387023307">
    <w:abstractNumId w:val="14"/>
  </w:num>
  <w:num w:numId="2" w16cid:durableId="376584564">
    <w:abstractNumId w:val="12"/>
  </w:num>
  <w:num w:numId="3" w16cid:durableId="637689484">
    <w:abstractNumId w:val="9"/>
  </w:num>
  <w:num w:numId="4" w16cid:durableId="1281499240">
    <w:abstractNumId w:val="6"/>
  </w:num>
  <w:num w:numId="5" w16cid:durableId="1663195377">
    <w:abstractNumId w:val="3"/>
  </w:num>
  <w:num w:numId="6" w16cid:durableId="1241601623">
    <w:abstractNumId w:val="5"/>
  </w:num>
  <w:num w:numId="7" w16cid:durableId="1784377140">
    <w:abstractNumId w:val="15"/>
  </w:num>
  <w:num w:numId="8" w16cid:durableId="1638683888">
    <w:abstractNumId w:val="1"/>
  </w:num>
  <w:num w:numId="9" w16cid:durableId="1601176687">
    <w:abstractNumId w:val="7"/>
  </w:num>
  <w:num w:numId="10" w16cid:durableId="1213690448">
    <w:abstractNumId w:val="10"/>
  </w:num>
  <w:num w:numId="11" w16cid:durableId="1146967594">
    <w:abstractNumId w:val="4"/>
  </w:num>
  <w:num w:numId="12" w16cid:durableId="1086534269">
    <w:abstractNumId w:val="8"/>
  </w:num>
  <w:num w:numId="13" w16cid:durableId="1252078648">
    <w:abstractNumId w:val="16"/>
  </w:num>
  <w:num w:numId="14" w16cid:durableId="130101508">
    <w:abstractNumId w:val="2"/>
  </w:num>
  <w:num w:numId="15" w16cid:durableId="1101100064">
    <w:abstractNumId w:val="17"/>
  </w:num>
  <w:num w:numId="16" w16cid:durableId="505101056">
    <w:abstractNumId w:val="13"/>
  </w:num>
  <w:num w:numId="17" w16cid:durableId="410935524">
    <w:abstractNumId w:val="18"/>
  </w:num>
  <w:num w:numId="18" w16cid:durableId="1537965763">
    <w:abstractNumId w:val="19"/>
  </w:num>
  <w:num w:numId="19" w16cid:durableId="840311121">
    <w:abstractNumId w:val="11"/>
  </w:num>
  <w:num w:numId="20" w16cid:durableId="180599916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tsuko Yoshida">
    <w15:presenceInfo w15:providerId="AD" w15:userId="S::RYoshida@student.hult.edu::f985fb20-6823-4347-9b5d-2da73f91d9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E01AA7"/>
    <w:rsid w:val="000B17D9"/>
    <w:rsid w:val="001581CD"/>
    <w:rsid w:val="00175FE0"/>
    <w:rsid w:val="001B69AF"/>
    <w:rsid w:val="00251712"/>
    <w:rsid w:val="002C43CB"/>
    <w:rsid w:val="00326F7F"/>
    <w:rsid w:val="00490AF7"/>
    <w:rsid w:val="005135F4"/>
    <w:rsid w:val="0057467A"/>
    <w:rsid w:val="006060F5"/>
    <w:rsid w:val="0070080F"/>
    <w:rsid w:val="007A5E1A"/>
    <w:rsid w:val="009E17CF"/>
    <w:rsid w:val="00AC1917"/>
    <w:rsid w:val="00C45A58"/>
    <w:rsid w:val="00C878D8"/>
    <w:rsid w:val="00FC5392"/>
    <w:rsid w:val="01039FC1"/>
    <w:rsid w:val="010E907B"/>
    <w:rsid w:val="013E690E"/>
    <w:rsid w:val="014217A0"/>
    <w:rsid w:val="014380D5"/>
    <w:rsid w:val="016589B1"/>
    <w:rsid w:val="017B6770"/>
    <w:rsid w:val="017F9A3A"/>
    <w:rsid w:val="019D9D2D"/>
    <w:rsid w:val="01BC36F6"/>
    <w:rsid w:val="01C0BE03"/>
    <w:rsid w:val="01F3C983"/>
    <w:rsid w:val="02026AA0"/>
    <w:rsid w:val="020BAA26"/>
    <w:rsid w:val="025F4C74"/>
    <w:rsid w:val="02A49A15"/>
    <w:rsid w:val="034D2EEF"/>
    <w:rsid w:val="03686A85"/>
    <w:rsid w:val="038B569D"/>
    <w:rsid w:val="03CB1630"/>
    <w:rsid w:val="03E56D87"/>
    <w:rsid w:val="03EA75F4"/>
    <w:rsid w:val="043BA6CE"/>
    <w:rsid w:val="04912760"/>
    <w:rsid w:val="0494403A"/>
    <w:rsid w:val="0499AA1E"/>
    <w:rsid w:val="04B1A053"/>
    <w:rsid w:val="04BA85E6"/>
    <w:rsid w:val="04C91D59"/>
    <w:rsid w:val="04E0FED3"/>
    <w:rsid w:val="04F48997"/>
    <w:rsid w:val="05058CD8"/>
    <w:rsid w:val="050B343A"/>
    <w:rsid w:val="054BB38B"/>
    <w:rsid w:val="056B2FCE"/>
    <w:rsid w:val="05930616"/>
    <w:rsid w:val="059D4931"/>
    <w:rsid w:val="05A33DED"/>
    <w:rsid w:val="05CC2FF7"/>
    <w:rsid w:val="05EFDE88"/>
    <w:rsid w:val="05F239D5"/>
    <w:rsid w:val="062A7A77"/>
    <w:rsid w:val="0650D0D2"/>
    <w:rsid w:val="06526D63"/>
    <w:rsid w:val="0696E4DB"/>
    <w:rsid w:val="06E35AB4"/>
    <w:rsid w:val="06FBBB09"/>
    <w:rsid w:val="070279BF"/>
    <w:rsid w:val="071F3085"/>
    <w:rsid w:val="07A715A7"/>
    <w:rsid w:val="07DB6414"/>
    <w:rsid w:val="07DB9835"/>
    <w:rsid w:val="0822C059"/>
    <w:rsid w:val="08390716"/>
    <w:rsid w:val="083CE421"/>
    <w:rsid w:val="086EEC6B"/>
    <w:rsid w:val="089E987B"/>
    <w:rsid w:val="08A7DEC7"/>
    <w:rsid w:val="08B2E772"/>
    <w:rsid w:val="08B4396D"/>
    <w:rsid w:val="08BB3CED"/>
    <w:rsid w:val="08C56A7D"/>
    <w:rsid w:val="08FBDC2B"/>
    <w:rsid w:val="0992EA77"/>
    <w:rsid w:val="099C7408"/>
    <w:rsid w:val="09AAE779"/>
    <w:rsid w:val="09D352FE"/>
    <w:rsid w:val="09D9D47B"/>
    <w:rsid w:val="09DEADA2"/>
    <w:rsid w:val="0A5A5781"/>
    <w:rsid w:val="0B0D6DE7"/>
    <w:rsid w:val="0B1544B0"/>
    <w:rsid w:val="0B5593D8"/>
    <w:rsid w:val="0B571DCC"/>
    <w:rsid w:val="0B734919"/>
    <w:rsid w:val="0BA1458E"/>
    <w:rsid w:val="0BA85F0E"/>
    <w:rsid w:val="0BB8A5F3"/>
    <w:rsid w:val="0C13AB21"/>
    <w:rsid w:val="0C345420"/>
    <w:rsid w:val="0C65C3AD"/>
    <w:rsid w:val="0C65ED9B"/>
    <w:rsid w:val="0C8BEF01"/>
    <w:rsid w:val="0C8C4262"/>
    <w:rsid w:val="0CAF104C"/>
    <w:rsid w:val="0D20F8BA"/>
    <w:rsid w:val="0D3B4821"/>
    <w:rsid w:val="0D65729A"/>
    <w:rsid w:val="0D7A728C"/>
    <w:rsid w:val="0D8E4438"/>
    <w:rsid w:val="0DA8ECE2"/>
    <w:rsid w:val="0DB462A8"/>
    <w:rsid w:val="0DCB5B9D"/>
    <w:rsid w:val="0DE6F5B7"/>
    <w:rsid w:val="0E075A98"/>
    <w:rsid w:val="0E16E831"/>
    <w:rsid w:val="0E24C0BA"/>
    <w:rsid w:val="0E2C1657"/>
    <w:rsid w:val="0E3FD475"/>
    <w:rsid w:val="0E613EC5"/>
    <w:rsid w:val="0E7654C3"/>
    <w:rsid w:val="0E7C717A"/>
    <w:rsid w:val="0E884B8D"/>
    <w:rsid w:val="0EB9CE75"/>
    <w:rsid w:val="0EC43362"/>
    <w:rsid w:val="0EEB817F"/>
    <w:rsid w:val="0F04A561"/>
    <w:rsid w:val="0F0C0FE0"/>
    <w:rsid w:val="0F0F1C38"/>
    <w:rsid w:val="0F291B24"/>
    <w:rsid w:val="0F2E164D"/>
    <w:rsid w:val="0FB914D7"/>
    <w:rsid w:val="101F0F9A"/>
    <w:rsid w:val="10232089"/>
    <w:rsid w:val="105F624A"/>
    <w:rsid w:val="1064D935"/>
    <w:rsid w:val="108FB12E"/>
    <w:rsid w:val="10992F23"/>
    <w:rsid w:val="10FDA16F"/>
    <w:rsid w:val="11245713"/>
    <w:rsid w:val="1148DE1A"/>
    <w:rsid w:val="1154EBBD"/>
    <w:rsid w:val="1158C18A"/>
    <w:rsid w:val="12422DE1"/>
    <w:rsid w:val="124DEE5C"/>
    <w:rsid w:val="1285DCDC"/>
    <w:rsid w:val="12960CBD"/>
    <w:rsid w:val="12A51572"/>
    <w:rsid w:val="12A76878"/>
    <w:rsid w:val="12AA1788"/>
    <w:rsid w:val="12C90014"/>
    <w:rsid w:val="12E391F6"/>
    <w:rsid w:val="12F057C9"/>
    <w:rsid w:val="12F970E5"/>
    <w:rsid w:val="131B1CBD"/>
    <w:rsid w:val="135732F2"/>
    <w:rsid w:val="137E665E"/>
    <w:rsid w:val="13A992D3"/>
    <w:rsid w:val="14055EB8"/>
    <w:rsid w:val="141070D2"/>
    <w:rsid w:val="14577D63"/>
    <w:rsid w:val="14BED678"/>
    <w:rsid w:val="14D92F1B"/>
    <w:rsid w:val="14E6F2B2"/>
    <w:rsid w:val="14FF5449"/>
    <w:rsid w:val="15144459"/>
    <w:rsid w:val="15954CB6"/>
    <w:rsid w:val="15ABD71F"/>
    <w:rsid w:val="15D0736B"/>
    <w:rsid w:val="15D8BE28"/>
    <w:rsid w:val="15D8EFBC"/>
    <w:rsid w:val="16068866"/>
    <w:rsid w:val="161383AC"/>
    <w:rsid w:val="164DAA21"/>
    <w:rsid w:val="16517EDA"/>
    <w:rsid w:val="16BC589A"/>
    <w:rsid w:val="16F0CFC3"/>
    <w:rsid w:val="16FB32B8"/>
    <w:rsid w:val="1706214D"/>
    <w:rsid w:val="173D46D5"/>
    <w:rsid w:val="1789532D"/>
    <w:rsid w:val="1794865C"/>
    <w:rsid w:val="1822848D"/>
    <w:rsid w:val="183A552C"/>
    <w:rsid w:val="18406A10"/>
    <w:rsid w:val="184E22C7"/>
    <w:rsid w:val="186C22A0"/>
    <w:rsid w:val="186D6ABE"/>
    <w:rsid w:val="189650D7"/>
    <w:rsid w:val="18ABC0AC"/>
    <w:rsid w:val="18CB0F93"/>
    <w:rsid w:val="18DF2536"/>
    <w:rsid w:val="190F3105"/>
    <w:rsid w:val="1942E786"/>
    <w:rsid w:val="194ECA71"/>
    <w:rsid w:val="19A5C902"/>
    <w:rsid w:val="19B95461"/>
    <w:rsid w:val="19D6EC9E"/>
    <w:rsid w:val="19DDA7AB"/>
    <w:rsid w:val="19E3C875"/>
    <w:rsid w:val="1A24D301"/>
    <w:rsid w:val="1A5DD265"/>
    <w:rsid w:val="1A7FB7C6"/>
    <w:rsid w:val="1A8D3EA3"/>
    <w:rsid w:val="1ACFCCFA"/>
    <w:rsid w:val="1ADBFD05"/>
    <w:rsid w:val="1B0EEAD5"/>
    <w:rsid w:val="1B605B1D"/>
    <w:rsid w:val="1B788E87"/>
    <w:rsid w:val="1BD20D10"/>
    <w:rsid w:val="1BE327A7"/>
    <w:rsid w:val="1BEB7D6E"/>
    <w:rsid w:val="1C0AF4C7"/>
    <w:rsid w:val="1C304E51"/>
    <w:rsid w:val="1C51EF9A"/>
    <w:rsid w:val="1C59B2F9"/>
    <w:rsid w:val="1CBDC3B4"/>
    <w:rsid w:val="1CC61E90"/>
    <w:rsid w:val="1CEE6704"/>
    <w:rsid w:val="1CF30CC8"/>
    <w:rsid w:val="1CF32A42"/>
    <w:rsid w:val="1CF5938C"/>
    <w:rsid w:val="1CFBA6EE"/>
    <w:rsid w:val="1D0DF693"/>
    <w:rsid w:val="1D2B2FE3"/>
    <w:rsid w:val="1D4A209A"/>
    <w:rsid w:val="1D52F5B2"/>
    <w:rsid w:val="1D533D88"/>
    <w:rsid w:val="1D66E754"/>
    <w:rsid w:val="1DA5F9EB"/>
    <w:rsid w:val="1DCBAE8F"/>
    <w:rsid w:val="1DD074D2"/>
    <w:rsid w:val="1DE478DE"/>
    <w:rsid w:val="1E16D299"/>
    <w:rsid w:val="1E577BBE"/>
    <w:rsid w:val="1E579064"/>
    <w:rsid w:val="1E59F2EB"/>
    <w:rsid w:val="1E62D35B"/>
    <w:rsid w:val="1E6A59D7"/>
    <w:rsid w:val="1ECB143D"/>
    <w:rsid w:val="1EDE80D0"/>
    <w:rsid w:val="1EEB51D1"/>
    <w:rsid w:val="1F093B72"/>
    <w:rsid w:val="1F260DEB"/>
    <w:rsid w:val="1F40F011"/>
    <w:rsid w:val="1F7100C0"/>
    <w:rsid w:val="1F93D8C0"/>
    <w:rsid w:val="1F96809E"/>
    <w:rsid w:val="1FA20403"/>
    <w:rsid w:val="1FAC2A27"/>
    <w:rsid w:val="1FB025B7"/>
    <w:rsid w:val="1FC47631"/>
    <w:rsid w:val="1FDEEB58"/>
    <w:rsid w:val="20157134"/>
    <w:rsid w:val="2018E6AE"/>
    <w:rsid w:val="202AC742"/>
    <w:rsid w:val="203246F9"/>
    <w:rsid w:val="2046F824"/>
    <w:rsid w:val="206C581E"/>
    <w:rsid w:val="20804C44"/>
    <w:rsid w:val="20B1EF47"/>
    <w:rsid w:val="2102F8A8"/>
    <w:rsid w:val="210D29F2"/>
    <w:rsid w:val="211471A8"/>
    <w:rsid w:val="21257F81"/>
    <w:rsid w:val="213A8B02"/>
    <w:rsid w:val="2148A09D"/>
    <w:rsid w:val="214C12E4"/>
    <w:rsid w:val="21600763"/>
    <w:rsid w:val="2169C6A8"/>
    <w:rsid w:val="218781D8"/>
    <w:rsid w:val="21B6474D"/>
    <w:rsid w:val="21B875E2"/>
    <w:rsid w:val="229D4E77"/>
    <w:rsid w:val="22A58107"/>
    <w:rsid w:val="22A85186"/>
    <w:rsid w:val="22B70DA3"/>
    <w:rsid w:val="22B9A5A2"/>
    <w:rsid w:val="22D21CD4"/>
    <w:rsid w:val="22F31B0B"/>
    <w:rsid w:val="230E69FB"/>
    <w:rsid w:val="23136736"/>
    <w:rsid w:val="2315AB4E"/>
    <w:rsid w:val="23464E9C"/>
    <w:rsid w:val="234C56C1"/>
    <w:rsid w:val="2367562C"/>
    <w:rsid w:val="2383C922"/>
    <w:rsid w:val="2397EAA6"/>
    <w:rsid w:val="23ABF6C0"/>
    <w:rsid w:val="23FB8138"/>
    <w:rsid w:val="243EE032"/>
    <w:rsid w:val="2469009C"/>
    <w:rsid w:val="247C1212"/>
    <w:rsid w:val="2487CF51"/>
    <w:rsid w:val="24913631"/>
    <w:rsid w:val="24B3B719"/>
    <w:rsid w:val="24FFB7B7"/>
    <w:rsid w:val="2513E357"/>
    <w:rsid w:val="251A53B3"/>
    <w:rsid w:val="25360451"/>
    <w:rsid w:val="2597B93E"/>
    <w:rsid w:val="25B582E2"/>
    <w:rsid w:val="2647136C"/>
    <w:rsid w:val="2648F997"/>
    <w:rsid w:val="26A886CA"/>
    <w:rsid w:val="26B454B6"/>
    <w:rsid w:val="26D90A89"/>
    <w:rsid w:val="26E93E5C"/>
    <w:rsid w:val="270046D5"/>
    <w:rsid w:val="271EE802"/>
    <w:rsid w:val="2762EF76"/>
    <w:rsid w:val="2764F222"/>
    <w:rsid w:val="2769B517"/>
    <w:rsid w:val="27798A26"/>
    <w:rsid w:val="278CD4F2"/>
    <w:rsid w:val="27C2BE57"/>
    <w:rsid w:val="27FF993A"/>
    <w:rsid w:val="2853AF8F"/>
    <w:rsid w:val="28582020"/>
    <w:rsid w:val="285B32F0"/>
    <w:rsid w:val="286DB6D2"/>
    <w:rsid w:val="2897E74E"/>
    <w:rsid w:val="28C0EB96"/>
    <w:rsid w:val="2900F949"/>
    <w:rsid w:val="2951B602"/>
    <w:rsid w:val="29530035"/>
    <w:rsid w:val="2986B27C"/>
    <w:rsid w:val="29A4408A"/>
    <w:rsid w:val="29BEA7FB"/>
    <w:rsid w:val="29C83C64"/>
    <w:rsid w:val="29CC7088"/>
    <w:rsid w:val="2A1688FF"/>
    <w:rsid w:val="2A6A5079"/>
    <w:rsid w:val="2AB4789C"/>
    <w:rsid w:val="2ABAD375"/>
    <w:rsid w:val="2AC93F1F"/>
    <w:rsid w:val="2B284924"/>
    <w:rsid w:val="2B387461"/>
    <w:rsid w:val="2B6C8838"/>
    <w:rsid w:val="2B7796B0"/>
    <w:rsid w:val="2B87BF8B"/>
    <w:rsid w:val="2BAA15F8"/>
    <w:rsid w:val="2BAC85C0"/>
    <w:rsid w:val="2BB2C8C3"/>
    <w:rsid w:val="2BCEAFAF"/>
    <w:rsid w:val="2BED8AB8"/>
    <w:rsid w:val="2C158108"/>
    <w:rsid w:val="2C2E738D"/>
    <w:rsid w:val="2C520DC6"/>
    <w:rsid w:val="2C9817C2"/>
    <w:rsid w:val="2CC8D945"/>
    <w:rsid w:val="2CDACCFC"/>
    <w:rsid w:val="2CE61330"/>
    <w:rsid w:val="2D1AEF75"/>
    <w:rsid w:val="2D1FB89B"/>
    <w:rsid w:val="2D23A3F2"/>
    <w:rsid w:val="2D371231"/>
    <w:rsid w:val="2D38D192"/>
    <w:rsid w:val="2D69F3B6"/>
    <w:rsid w:val="2D8406E6"/>
    <w:rsid w:val="2D8452E7"/>
    <w:rsid w:val="2D9CB4B2"/>
    <w:rsid w:val="2DAF358D"/>
    <w:rsid w:val="2DB60B9D"/>
    <w:rsid w:val="2DBADD1A"/>
    <w:rsid w:val="2DE01AA7"/>
    <w:rsid w:val="2E08AD20"/>
    <w:rsid w:val="2E16A919"/>
    <w:rsid w:val="2E8AD7AC"/>
    <w:rsid w:val="2E8EE4A6"/>
    <w:rsid w:val="2EC50CEE"/>
    <w:rsid w:val="2EF11D44"/>
    <w:rsid w:val="2F1953A2"/>
    <w:rsid w:val="2F2E9CB8"/>
    <w:rsid w:val="2F43583B"/>
    <w:rsid w:val="2F4DAF4D"/>
    <w:rsid w:val="2F5C11D5"/>
    <w:rsid w:val="2F8D545E"/>
    <w:rsid w:val="2F8ECB40"/>
    <w:rsid w:val="2F98BB84"/>
    <w:rsid w:val="2FAF2383"/>
    <w:rsid w:val="2FC89A4E"/>
    <w:rsid w:val="30049AE4"/>
    <w:rsid w:val="3012B68F"/>
    <w:rsid w:val="3019308B"/>
    <w:rsid w:val="302895EC"/>
    <w:rsid w:val="303F579E"/>
    <w:rsid w:val="3061DE70"/>
    <w:rsid w:val="306DDD07"/>
    <w:rsid w:val="307BDDCC"/>
    <w:rsid w:val="3096792F"/>
    <w:rsid w:val="30B09916"/>
    <w:rsid w:val="30D7064A"/>
    <w:rsid w:val="312F769A"/>
    <w:rsid w:val="313C8272"/>
    <w:rsid w:val="3152CA79"/>
    <w:rsid w:val="3157659D"/>
    <w:rsid w:val="316A2F27"/>
    <w:rsid w:val="319ADE25"/>
    <w:rsid w:val="319EB746"/>
    <w:rsid w:val="319EB92D"/>
    <w:rsid w:val="31A0FA2D"/>
    <w:rsid w:val="31C4A753"/>
    <w:rsid w:val="31D6FF7F"/>
    <w:rsid w:val="31EE7D94"/>
    <w:rsid w:val="3229361F"/>
    <w:rsid w:val="3238C839"/>
    <w:rsid w:val="325FB67D"/>
    <w:rsid w:val="32686A6B"/>
    <w:rsid w:val="32B2B95A"/>
    <w:rsid w:val="32DB7854"/>
    <w:rsid w:val="32E9FDA4"/>
    <w:rsid w:val="3305FA07"/>
    <w:rsid w:val="33276B53"/>
    <w:rsid w:val="33355B95"/>
    <w:rsid w:val="337E3919"/>
    <w:rsid w:val="339C2BD6"/>
    <w:rsid w:val="33ACCBD2"/>
    <w:rsid w:val="33BD1A5C"/>
    <w:rsid w:val="33CB5B2A"/>
    <w:rsid w:val="33D10326"/>
    <w:rsid w:val="33D410FA"/>
    <w:rsid w:val="33DD6EBB"/>
    <w:rsid w:val="3465436A"/>
    <w:rsid w:val="34667D7D"/>
    <w:rsid w:val="346D274E"/>
    <w:rsid w:val="347627F5"/>
    <w:rsid w:val="3501517B"/>
    <w:rsid w:val="3534ED0B"/>
    <w:rsid w:val="35647D03"/>
    <w:rsid w:val="3590D780"/>
    <w:rsid w:val="3591F46E"/>
    <w:rsid w:val="35DCD29E"/>
    <w:rsid w:val="35DEFF25"/>
    <w:rsid w:val="35DFD8F4"/>
    <w:rsid w:val="35F76786"/>
    <w:rsid w:val="361D9946"/>
    <w:rsid w:val="3649874F"/>
    <w:rsid w:val="36541D7F"/>
    <w:rsid w:val="367DA3D5"/>
    <w:rsid w:val="368FF7F3"/>
    <w:rsid w:val="369DFC3F"/>
    <w:rsid w:val="36AC0ACE"/>
    <w:rsid w:val="370EA910"/>
    <w:rsid w:val="3736FB3E"/>
    <w:rsid w:val="37535237"/>
    <w:rsid w:val="37B28FB9"/>
    <w:rsid w:val="37D4C33E"/>
    <w:rsid w:val="37EE7E35"/>
    <w:rsid w:val="37F13FB5"/>
    <w:rsid w:val="380B6D35"/>
    <w:rsid w:val="387C36D5"/>
    <w:rsid w:val="38A1BF72"/>
    <w:rsid w:val="38CA2E35"/>
    <w:rsid w:val="38D41EC4"/>
    <w:rsid w:val="38DAD6C0"/>
    <w:rsid w:val="399AC7E8"/>
    <w:rsid w:val="39A0227C"/>
    <w:rsid w:val="39B6B1BF"/>
    <w:rsid w:val="39DF8503"/>
    <w:rsid w:val="3A1EE9DF"/>
    <w:rsid w:val="3A614DEB"/>
    <w:rsid w:val="3A67AE84"/>
    <w:rsid w:val="3A7911C3"/>
    <w:rsid w:val="3A89B02C"/>
    <w:rsid w:val="3A8A2442"/>
    <w:rsid w:val="3A902341"/>
    <w:rsid w:val="3AA9699A"/>
    <w:rsid w:val="3AC17331"/>
    <w:rsid w:val="3AC92B99"/>
    <w:rsid w:val="3AF5DD64"/>
    <w:rsid w:val="3B4D0EA0"/>
    <w:rsid w:val="3B5FD020"/>
    <w:rsid w:val="3B728078"/>
    <w:rsid w:val="3B7C35FE"/>
    <w:rsid w:val="3B8578C0"/>
    <w:rsid w:val="3BC767B9"/>
    <w:rsid w:val="3BE65525"/>
    <w:rsid w:val="3BF506EC"/>
    <w:rsid w:val="3C03249D"/>
    <w:rsid w:val="3C573C71"/>
    <w:rsid w:val="3C6A652E"/>
    <w:rsid w:val="3C7C34AD"/>
    <w:rsid w:val="3CA6CF0F"/>
    <w:rsid w:val="3CB2D4DC"/>
    <w:rsid w:val="3CB5F68F"/>
    <w:rsid w:val="3CCED07A"/>
    <w:rsid w:val="3CE8F545"/>
    <w:rsid w:val="3D23B63F"/>
    <w:rsid w:val="3D39715A"/>
    <w:rsid w:val="3D9C4B97"/>
    <w:rsid w:val="3DA31AF8"/>
    <w:rsid w:val="3DAC85A0"/>
    <w:rsid w:val="3DC2D616"/>
    <w:rsid w:val="3DC4FC2E"/>
    <w:rsid w:val="3E3322B7"/>
    <w:rsid w:val="3E3F3CF1"/>
    <w:rsid w:val="3E72108F"/>
    <w:rsid w:val="3EA58B76"/>
    <w:rsid w:val="3EA84BC2"/>
    <w:rsid w:val="3EC3D12A"/>
    <w:rsid w:val="3EFC3802"/>
    <w:rsid w:val="3F074535"/>
    <w:rsid w:val="3F2D9801"/>
    <w:rsid w:val="3F2F8EF6"/>
    <w:rsid w:val="3F37A5A5"/>
    <w:rsid w:val="3F594AF2"/>
    <w:rsid w:val="3FA83BB8"/>
    <w:rsid w:val="3FBE5DAE"/>
    <w:rsid w:val="3FC04FE3"/>
    <w:rsid w:val="3FD108B2"/>
    <w:rsid w:val="3FF225F5"/>
    <w:rsid w:val="40004EF5"/>
    <w:rsid w:val="40324661"/>
    <w:rsid w:val="4077D3B2"/>
    <w:rsid w:val="408E8E3B"/>
    <w:rsid w:val="40A46B56"/>
    <w:rsid w:val="40A84FF3"/>
    <w:rsid w:val="40C3EE46"/>
    <w:rsid w:val="41152D69"/>
    <w:rsid w:val="4138987E"/>
    <w:rsid w:val="415A47D5"/>
    <w:rsid w:val="418EE2DB"/>
    <w:rsid w:val="41922A1D"/>
    <w:rsid w:val="41A3DBE6"/>
    <w:rsid w:val="41A76267"/>
    <w:rsid w:val="41B6AB3C"/>
    <w:rsid w:val="41C9D12A"/>
    <w:rsid w:val="41CBA18B"/>
    <w:rsid w:val="41D60FD1"/>
    <w:rsid w:val="422A5A58"/>
    <w:rsid w:val="422E31E1"/>
    <w:rsid w:val="4235E593"/>
    <w:rsid w:val="424E8A63"/>
    <w:rsid w:val="42835831"/>
    <w:rsid w:val="42939232"/>
    <w:rsid w:val="42D1F51C"/>
    <w:rsid w:val="4359AF54"/>
    <w:rsid w:val="437EB807"/>
    <w:rsid w:val="43924E44"/>
    <w:rsid w:val="43A1485D"/>
    <w:rsid w:val="43DA6C41"/>
    <w:rsid w:val="43F4CDB8"/>
    <w:rsid w:val="440DE82D"/>
    <w:rsid w:val="44A6550D"/>
    <w:rsid w:val="44EFB959"/>
    <w:rsid w:val="44F7A8C9"/>
    <w:rsid w:val="453625D1"/>
    <w:rsid w:val="460317DA"/>
    <w:rsid w:val="462B8AC4"/>
    <w:rsid w:val="463E5ABD"/>
    <w:rsid w:val="46471AAD"/>
    <w:rsid w:val="46762DA5"/>
    <w:rsid w:val="4681584A"/>
    <w:rsid w:val="46C09EF4"/>
    <w:rsid w:val="46E729B3"/>
    <w:rsid w:val="47099892"/>
    <w:rsid w:val="47142D72"/>
    <w:rsid w:val="471CFD7D"/>
    <w:rsid w:val="47225740"/>
    <w:rsid w:val="474355A0"/>
    <w:rsid w:val="475121E7"/>
    <w:rsid w:val="47643C8C"/>
    <w:rsid w:val="47B99FAF"/>
    <w:rsid w:val="47C2C712"/>
    <w:rsid w:val="47D40DC7"/>
    <w:rsid w:val="47EF4175"/>
    <w:rsid w:val="47FC200D"/>
    <w:rsid w:val="47FD2E53"/>
    <w:rsid w:val="4805E414"/>
    <w:rsid w:val="482B4F04"/>
    <w:rsid w:val="483F6268"/>
    <w:rsid w:val="48719293"/>
    <w:rsid w:val="487BA0B6"/>
    <w:rsid w:val="48939C39"/>
    <w:rsid w:val="48FD5259"/>
    <w:rsid w:val="48FE8960"/>
    <w:rsid w:val="491E4DD2"/>
    <w:rsid w:val="492E5FB2"/>
    <w:rsid w:val="4957ECFC"/>
    <w:rsid w:val="49833728"/>
    <w:rsid w:val="49A4F711"/>
    <w:rsid w:val="49A978A0"/>
    <w:rsid w:val="49BFA85A"/>
    <w:rsid w:val="49C45311"/>
    <w:rsid w:val="49DD0536"/>
    <w:rsid w:val="4A0D1EDB"/>
    <w:rsid w:val="4A1C3F9B"/>
    <w:rsid w:val="4A2A63A4"/>
    <w:rsid w:val="4A3B1F78"/>
    <w:rsid w:val="4A400714"/>
    <w:rsid w:val="4A4385AB"/>
    <w:rsid w:val="4A4548CE"/>
    <w:rsid w:val="4A589FDB"/>
    <w:rsid w:val="4A6B18A1"/>
    <w:rsid w:val="4A7E36F1"/>
    <w:rsid w:val="4AE95CD8"/>
    <w:rsid w:val="4AEA26C7"/>
    <w:rsid w:val="4AF70547"/>
    <w:rsid w:val="4AF97656"/>
    <w:rsid w:val="4B07A5E3"/>
    <w:rsid w:val="4B357909"/>
    <w:rsid w:val="4B5087FF"/>
    <w:rsid w:val="4B6C8449"/>
    <w:rsid w:val="4B9F117E"/>
    <w:rsid w:val="4BB55D89"/>
    <w:rsid w:val="4BEA552B"/>
    <w:rsid w:val="4BF8E28D"/>
    <w:rsid w:val="4C17DC61"/>
    <w:rsid w:val="4C2F718B"/>
    <w:rsid w:val="4C421C79"/>
    <w:rsid w:val="4C4447D3"/>
    <w:rsid w:val="4C46BDDB"/>
    <w:rsid w:val="4C87EBB6"/>
    <w:rsid w:val="4CC1DB5A"/>
    <w:rsid w:val="4CC88C50"/>
    <w:rsid w:val="4CD9157B"/>
    <w:rsid w:val="4CDAD0C8"/>
    <w:rsid w:val="4CE71D8F"/>
    <w:rsid w:val="4CFC1F8A"/>
    <w:rsid w:val="4D53DADC"/>
    <w:rsid w:val="4D5A84AB"/>
    <w:rsid w:val="4D99EE63"/>
    <w:rsid w:val="4DA5AEFA"/>
    <w:rsid w:val="4DDD0BE5"/>
    <w:rsid w:val="4DF9D00A"/>
    <w:rsid w:val="4E1A8B5D"/>
    <w:rsid w:val="4E2E1C56"/>
    <w:rsid w:val="4E3B6D0F"/>
    <w:rsid w:val="4E3ED7D8"/>
    <w:rsid w:val="4E59DAB8"/>
    <w:rsid w:val="4E5F091E"/>
    <w:rsid w:val="4E606DC7"/>
    <w:rsid w:val="4E63198D"/>
    <w:rsid w:val="4E675CBE"/>
    <w:rsid w:val="4E8775DB"/>
    <w:rsid w:val="4EAB8DD3"/>
    <w:rsid w:val="4F0DE07E"/>
    <w:rsid w:val="4F4655AC"/>
    <w:rsid w:val="4F508F50"/>
    <w:rsid w:val="4F56654F"/>
    <w:rsid w:val="4FA5D644"/>
    <w:rsid w:val="4FB0CED3"/>
    <w:rsid w:val="501ADAF4"/>
    <w:rsid w:val="50390F35"/>
    <w:rsid w:val="50427044"/>
    <w:rsid w:val="50454A18"/>
    <w:rsid w:val="5054DC5C"/>
    <w:rsid w:val="505A63DD"/>
    <w:rsid w:val="505C84D6"/>
    <w:rsid w:val="508C72CD"/>
    <w:rsid w:val="50B2CF39"/>
    <w:rsid w:val="50B6F5F3"/>
    <w:rsid w:val="50DB2D7A"/>
    <w:rsid w:val="50F2FCDA"/>
    <w:rsid w:val="5119701A"/>
    <w:rsid w:val="512008E9"/>
    <w:rsid w:val="51643094"/>
    <w:rsid w:val="516AB9AE"/>
    <w:rsid w:val="5179B8A0"/>
    <w:rsid w:val="51855F31"/>
    <w:rsid w:val="518A7193"/>
    <w:rsid w:val="5198B6CD"/>
    <w:rsid w:val="519FEBEE"/>
    <w:rsid w:val="51EC01C8"/>
    <w:rsid w:val="51FBD8EC"/>
    <w:rsid w:val="51FE0210"/>
    <w:rsid w:val="520AA5D1"/>
    <w:rsid w:val="52128E9D"/>
    <w:rsid w:val="521A8779"/>
    <w:rsid w:val="5221F4F6"/>
    <w:rsid w:val="5227D752"/>
    <w:rsid w:val="522A56F5"/>
    <w:rsid w:val="5231901C"/>
    <w:rsid w:val="52448783"/>
    <w:rsid w:val="5271D3F8"/>
    <w:rsid w:val="5275E7A8"/>
    <w:rsid w:val="529D73D5"/>
    <w:rsid w:val="52A34B63"/>
    <w:rsid w:val="52A68FA7"/>
    <w:rsid w:val="52B699A5"/>
    <w:rsid w:val="52C85BD0"/>
    <w:rsid w:val="52F15CFD"/>
    <w:rsid w:val="5306BE58"/>
    <w:rsid w:val="533AF269"/>
    <w:rsid w:val="536464F2"/>
    <w:rsid w:val="53703EF4"/>
    <w:rsid w:val="53884F0D"/>
    <w:rsid w:val="53BCC0F8"/>
    <w:rsid w:val="53C04754"/>
    <w:rsid w:val="53F7F22F"/>
    <w:rsid w:val="5408FA6B"/>
    <w:rsid w:val="5410E845"/>
    <w:rsid w:val="5420D826"/>
    <w:rsid w:val="542E75EC"/>
    <w:rsid w:val="54591AA4"/>
    <w:rsid w:val="545D8FAD"/>
    <w:rsid w:val="54673FE9"/>
    <w:rsid w:val="54E1BAB0"/>
    <w:rsid w:val="54E701A1"/>
    <w:rsid w:val="55034D1F"/>
    <w:rsid w:val="552AB266"/>
    <w:rsid w:val="5590E58D"/>
    <w:rsid w:val="5593AA2A"/>
    <w:rsid w:val="55B8A3E5"/>
    <w:rsid w:val="55DC7FE0"/>
    <w:rsid w:val="563BE185"/>
    <w:rsid w:val="565422CC"/>
    <w:rsid w:val="56B42B8F"/>
    <w:rsid w:val="56CAA6F1"/>
    <w:rsid w:val="56D6D1F0"/>
    <w:rsid w:val="56DBC77E"/>
    <w:rsid w:val="56EA2780"/>
    <w:rsid w:val="5704DF92"/>
    <w:rsid w:val="5713A285"/>
    <w:rsid w:val="573C6140"/>
    <w:rsid w:val="575F1938"/>
    <w:rsid w:val="57652F1F"/>
    <w:rsid w:val="578A175F"/>
    <w:rsid w:val="57923662"/>
    <w:rsid w:val="57B8C665"/>
    <w:rsid w:val="57D14D59"/>
    <w:rsid w:val="57E9B0E6"/>
    <w:rsid w:val="57FA35D2"/>
    <w:rsid w:val="583AB4E8"/>
    <w:rsid w:val="589C384C"/>
    <w:rsid w:val="58CB1ECC"/>
    <w:rsid w:val="58EED5AA"/>
    <w:rsid w:val="59057C79"/>
    <w:rsid w:val="5921A860"/>
    <w:rsid w:val="59710149"/>
    <w:rsid w:val="599CE7A9"/>
    <w:rsid w:val="599F178A"/>
    <w:rsid w:val="59B0C8F2"/>
    <w:rsid w:val="59D2DED9"/>
    <w:rsid w:val="59D6C4DF"/>
    <w:rsid w:val="59DEBFA7"/>
    <w:rsid w:val="5A046D10"/>
    <w:rsid w:val="5A5A2A66"/>
    <w:rsid w:val="5A8087E7"/>
    <w:rsid w:val="5A9D3781"/>
    <w:rsid w:val="5AB42CA0"/>
    <w:rsid w:val="5ADFE399"/>
    <w:rsid w:val="5B18FB4F"/>
    <w:rsid w:val="5B206598"/>
    <w:rsid w:val="5B3C49F0"/>
    <w:rsid w:val="5B574921"/>
    <w:rsid w:val="5B83B147"/>
    <w:rsid w:val="5BAEB39B"/>
    <w:rsid w:val="5BD2ABF5"/>
    <w:rsid w:val="5C57BEA8"/>
    <w:rsid w:val="5C5DD226"/>
    <w:rsid w:val="5C64B089"/>
    <w:rsid w:val="5C93FA8E"/>
    <w:rsid w:val="5CB3774F"/>
    <w:rsid w:val="5CCEDBB9"/>
    <w:rsid w:val="5CDE5CCC"/>
    <w:rsid w:val="5CE05575"/>
    <w:rsid w:val="5D042DD3"/>
    <w:rsid w:val="5DCD14BB"/>
    <w:rsid w:val="5E02A377"/>
    <w:rsid w:val="5E4028A9"/>
    <w:rsid w:val="5E52599C"/>
    <w:rsid w:val="5E548845"/>
    <w:rsid w:val="5EADAE58"/>
    <w:rsid w:val="5F05D528"/>
    <w:rsid w:val="5F0B3D0F"/>
    <w:rsid w:val="5F243A61"/>
    <w:rsid w:val="5F82792B"/>
    <w:rsid w:val="5F9F3C47"/>
    <w:rsid w:val="5FAD9632"/>
    <w:rsid w:val="5FCC9E3C"/>
    <w:rsid w:val="5FDF1909"/>
    <w:rsid w:val="5FEAC31B"/>
    <w:rsid w:val="5FF53735"/>
    <w:rsid w:val="6039D19A"/>
    <w:rsid w:val="607F9BB4"/>
    <w:rsid w:val="608E7DE8"/>
    <w:rsid w:val="60A2DAD3"/>
    <w:rsid w:val="60A2E01F"/>
    <w:rsid w:val="60E13DF4"/>
    <w:rsid w:val="60EDE382"/>
    <w:rsid w:val="60F0EC0A"/>
    <w:rsid w:val="60F10C9A"/>
    <w:rsid w:val="611C4644"/>
    <w:rsid w:val="61653A1B"/>
    <w:rsid w:val="616C39E5"/>
    <w:rsid w:val="617231DD"/>
    <w:rsid w:val="619A3569"/>
    <w:rsid w:val="62115F72"/>
    <w:rsid w:val="622607C4"/>
    <w:rsid w:val="62487591"/>
    <w:rsid w:val="62B87202"/>
    <w:rsid w:val="62EC6A4D"/>
    <w:rsid w:val="634FA5EF"/>
    <w:rsid w:val="6356D282"/>
    <w:rsid w:val="638AADB4"/>
    <w:rsid w:val="63923E01"/>
    <w:rsid w:val="63DFE254"/>
    <w:rsid w:val="641E8149"/>
    <w:rsid w:val="6429DCCC"/>
    <w:rsid w:val="64542A97"/>
    <w:rsid w:val="648CA833"/>
    <w:rsid w:val="64A1C519"/>
    <w:rsid w:val="64A28AD6"/>
    <w:rsid w:val="64BED24F"/>
    <w:rsid w:val="6513166F"/>
    <w:rsid w:val="65258940"/>
    <w:rsid w:val="6544F1DF"/>
    <w:rsid w:val="65597C56"/>
    <w:rsid w:val="658A8B72"/>
    <w:rsid w:val="6599294E"/>
    <w:rsid w:val="65D06CED"/>
    <w:rsid w:val="6633C195"/>
    <w:rsid w:val="664F7CBF"/>
    <w:rsid w:val="66549D75"/>
    <w:rsid w:val="665FD04D"/>
    <w:rsid w:val="665FF9C9"/>
    <w:rsid w:val="668464BA"/>
    <w:rsid w:val="668663E4"/>
    <w:rsid w:val="669A62FD"/>
    <w:rsid w:val="669D309F"/>
    <w:rsid w:val="66F99090"/>
    <w:rsid w:val="6776EE93"/>
    <w:rsid w:val="67DAAB24"/>
    <w:rsid w:val="686F3995"/>
    <w:rsid w:val="687BA2DF"/>
    <w:rsid w:val="6892DA95"/>
    <w:rsid w:val="689387C1"/>
    <w:rsid w:val="689DE312"/>
    <w:rsid w:val="68AB4975"/>
    <w:rsid w:val="68C3B484"/>
    <w:rsid w:val="68CEA7F6"/>
    <w:rsid w:val="68DCD984"/>
    <w:rsid w:val="68E8C23C"/>
    <w:rsid w:val="68FD5C86"/>
    <w:rsid w:val="690902F8"/>
    <w:rsid w:val="690BF758"/>
    <w:rsid w:val="690F896B"/>
    <w:rsid w:val="6928BD8E"/>
    <w:rsid w:val="69324373"/>
    <w:rsid w:val="696DE6A5"/>
    <w:rsid w:val="697DD54F"/>
    <w:rsid w:val="698D274D"/>
    <w:rsid w:val="69B5A497"/>
    <w:rsid w:val="69B90535"/>
    <w:rsid w:val="69D606B6"/>
    <w:rsid w:val="69D9E20A"/>
    <w:rsid w:val="69E92DA8"/>
    <w:rsid w:val="69F40E49"/>
    <w:rsid w:val="6A07F654"/>
    <w:rsid w:val="6A1BD1A7"/>
    <w:rsid w:val="6A6DB6AB"/>
    <w:rsid w:val="6AB5394F"/>
    <w:rsid w:val="6ACD77DA"/>
    <w:rsid w:val="6B1AEBA8"/>
    <w:rsid w:val="6B46E720"/>
    <w:rsid w:val="6B737FE3"/>
    <w:rsid w:val="6B87DF31"/>
    <w:rsid w:val="6BB91CDE"/>
    <w:rsid w:val="6BCD12D1"/>
    <w:rsid w:val="6BCF0C47"/>
    <w:rsid w:val="6C0D7D07"/>
    <w:rsid w:val="6C132482"/>
    <w:rsid w:val="6C291FDB"/>
    <w:rsid w:val="6C35DDBE"/>
    <w:rsid w:val="6C40C453"/>
    <w:rsid w:val="6C6B5880"/>
    <w:rsid w:val="6C9B6565"/>
    <w:rsid w:val="6CACBE69"/>
    <w:rsid w:val="6D18161F"/>
    <w:rsid w:val="6D3F7403"/>
    <w:rsid w:val="6D6686E6"/>
    <w:rsid w:val="6D9CCC3D"/>
    <w:rsid w:val="6DA0518C"/>
    <w:rsid w:val="6DA558FF"/>
    <w:rsid w:val="6DB4B952"/>
    <w:rsid w:val="6E1837D9"/>
    <w:rsid w:val="6E1C9B01"/>
    <w:rsid w:val="6E1F8148"/>
    <w:rsid w:val="6E244F90"/>
    <w:rsid w:val="6EB80892"/>
    <w:rsid w:val="6EDD3073"/>
    <w:rsid w:val="6EF42032"/>
    <w:rsid w:val="6F032D09"/>
    <w:rsid w:val="6F107815"/>
    <w:rsid w:val="6F29DC60"/>
    <w:rsid w:val="6F3E0238"/>
    <w:rsid w:val="6F4F4C66"/>
    <w:rsid w:val="6F755275"/>
    <w:rsid w:val="6F7FEEAF"/>
    <w:rsid w:val="6FACE1B0"/>
    <w:rsid w:val="6FBD8DFA"/>
    <w:rsid w:val="6FF36D57"/>
    <w:rsid w:val="7054FB55"/>
    <w:rsid w:val="708EC94B"/>
    <w:rsid w:val="7091F025"/>
    <w:rsid w:val="7093F587"/>
    <w:rsid w:val="70B26C06"/>
    <w:rsid w:val="70BB10B7"/>
    <w:rsid w:val="70E97F7C"/>
    <w:rsid w:val="710DB653"/>
    <w:rsid w:val="7119C13C"/>
    <w:rsid w:val="7167C03D"/>
    <w:rsid w:val="71921270"/>
    <w:rsid w:val="719B67A4"/>
    <w:rsid w:val="71B3A7F8"/>
    <w:rsid w:val="71DD72B4"/>
    <w:rsid w:val="71F4BDA1"/>
    <w:rsid w:val="72373162"/>
    <w:rsid w:val="724F3D75"/>
    <w:rsid w:val="7280F28D"/>
    <w:rsid w:val="72A3335B"/>
    <w:rsid w:val="72BECA71"/>
    <w:rsid w:val="72D89B67"/>
    <w:rsid w:val="73403900"/>
    <w:rsid w:val="73745B76"/>
    <w:rsid w:val="73854AE2"/>
    <w:rsid w:val="73B1F9F8"/>
    <w:rsid w:val="73DC19D7"/>
    <w:rsid w:val="74002ECE"/>
    <w:rsid w:val="7408007A"/>
    <w:rsid w:val="741A1ADE"/>
    <w:rsid w:val="7464739A"/>
    <w:rsid w:val="74958C74"/>
    <w:rsid w:val="749689F9"/>
    <w:rsid w:val="749B2550"/>
    <w:rsid w:val="75039483"/>
    <w:rsid w:val="754BC4E2"/>
    <w:rsid w:val="755F0BB5"/>
    <w:rsid w:val="75633F26"/>
    <w:rsid w:val="75C5984F"/>
    <w:rsid w:val="75CD3573"/>
    <w:rsid w:val="75FD9B9E"/>
    <w:rsid w:val="7617D621"/>
    <w:rsid w:val="762750D9"/>
    <w:rsid w:val="7630E10B"/>
    <w:rsid w:val="76438EF7"/>
    <w:rsid w:val="76551138"/>
    <w:rsid w:val="769D9981"/>
    <w:rsid w:val="76C7E41A"/>
    <w:rsid w:val="76CB4777"/>
    <w:rsid w:val="76D58B0A"/>
    <w:rsid w:val="76DDCB63"/>
    <w:rsid w:val="76F6AD1A"/>
    <w:rsid w:val="76F75673"/>
    <w:rsid w:val="774AD34A"/>
    <w:rsid w:val="77608456"/>
    <w:rsid w:val="77A72762"/>
    <w:rsid w:val="77D84382"/>
    <w:rsid w:val="77FBC8B6"/>
    <w:rsid w:val="7827F033"/>
    <w:rsid w:val="78289268"/>
    <w:rsid w:val="785FC816"/>
    <w:rsid w:val="7870B4CC"/>
    <w:rsid w:val="788E94AB"/>
    <w:rsid w:val="78C0F3BA"/>
    <w:rsid w:val="78D12BE7"/>
    <w:rsid w:val="78E659A6"/>
    <w:rsid w:val="78F75A93"/>
    <w:rsid w:val="79092665"/>
    <w:rsid w:val="791B0575"/>
    <w:rsid w:val="793125B9"/>
    <w:rsid w:val="794FD08C"/>
    <w:rsid w:val="796BE9E5"/>
    <w:rsid w:val="797171D1"/>
    <w:rsid w:val="79DE4076"/>
    <w:rsid w:val="79EA1DBD"/>
    <w:rsid w:val="7A01C5F5"/>
    <w:rsid w:val="7A0DFAF7"/>
    <w:rsid w:val="7A25FA42"/>
    <w:rsid w:val="7A65EEF6"/>
    <w:rsid w:val="7A8BC448"/>
    <w:rsid w:val="7A996BFE"/>
    <w:rsid w:val="7AB9F5A1"/>
    <w:rsid w:val="7ACCA708"/>
    <w:rsid w:val="7ACCB57A"/>
    <w:rsid w:val="7AE9455F"/>
    <w:rsid w:val="7B4E4EA9"/>
    <w:rsid w:val="7BA0C151"/>
    <w:rsid w:val="7C091B86"/>
    <w:rsid w:val="7C16BF20"/>
    <w:rsid w:val="7C6EEA63"/>
    <w:rsid w:val="7C86E642"/>
    <w:rsid w:val="7CA42F36"/>
    <w:rsid w:val="7CAB3E20"/>
    <w:rsid w:val="7D167721"/>
    <w:rsid w:val="7D1E28C5"/>
    <w:rsid w:val="7D2BB78C"/>
    <w:rsid w:val="7D71422D"/>
    <w:rsid w:val="7D9117D2"/>
    <w:rsid w:val="7DB0ABCB"/>
    <w:rsid w:val="7DD009E7"/>
    <w:rsid w:val="7DFE1F05"/>
    <w:rsid w:val="7E1692CB"/>
    <w:rsid w:val="7E1B29C6"/>
    <w:rsid w:val="7E21FA90"/>
    <w:rsid w:val="7E3578B0"/>
    <w:rsid w:val="7E413122"/>
    <w:rsid w:val="7E41A0CE"/>
    <w:rsid w:val="7E443EB4"/>
    <w:rsid w:val="7E6B3D50"/>
    <w:rsid w:val="7E92FAF6"/>
    <w:rsid w:val="7EC5088A"/>
    <w:rsid w:val="7EE2B9CF"/>
    <w:rsid w:val="7F04C97C"/>
    <w:rsid w:val="7F15D476"/>
    <w:rsid w:val="7F172B49"/>
    <w:rsid w:val="7F4140C2"/>
    <w:rsid w:val="7F74D2EA"/>
    <w:rsid w:val="7F8410DB"/>
    <w:rsid w:val="7FA0856A"/>
    <w:rsid w:val="7FA91734"/>
    <w:rsid w:val="7FBD1998"/>
    <w:rsid w:val="7FD54F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01AA7"/>
  <w15:chartTrackingRefBased/>
  <w15:docId w15:val="{4985568E-B25B-44B5-9189-0F2EEA647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28582020"/>
    <w:rPr>
      <w:color w:val="467886"/>
      <w:u w:val="single"/>
    </w:rPr>
  </w:style>
  <w:style w:type="paragraph" w:styleId="Header">
    <w:name w:val="header"/>
    <w:basedOn w:val="Normal"/>
    <w:link w:val="HeaderChar"/>
    <w:uiPriority w:val="99"/>
    <w:unhideWhenUsed/>
    <w:rsid w:val="0070080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0080F"/>
  </w:style>
  <w:style w:type="paragraph" w:styleId="Footer">
    <w:name w:val="footer"/>
    <w:basedOn w:val="Normal"/>
    <w:link w:val="FooterChar"/>
    <w:uiPriority w:val="99"/>
    <w:unhideWhenUsed/>
    <w:rsid w:val="0070080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0080F"/>
  </w:style>
  <w:style w:type="character" w:customStyle="1" w:styleId="Heading1Char">
    <w:name w:val="Heading 1 Char"/>
    <w:basedOn w:val="DefaultParagraphFont"/>
    <w:link w:val="Heading1"/>
    <w:uiPriority w:val="9"/>
    <w:rsid w:val="00C45A58"/>
    <w:rPr>
      <w:rFonts w:asciiTheme="majorHAnsi" w:eastAsiaTheme="majorEastAsia" w:hAnsiTheme="majorHAnsi" w:cstheme="majorBidi"/>
      <w:color w:val="0F4761" w:themeColor="accent1" w:themeShade="BF"/>
      <w:sz w:val="40"/>
      <w:szCs w:val="40"/>
    </w:rPr>
  </w:style>
  <w:style w:type="table" w:styleId="TableGrid">
    <w:name w:val="Table Grid"/>
    <w:basedOn w:val="TableNormal"/>
    <w:uiPriority w:val="59"/>
    <w:rsid w:val="00C45A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C45A58"/>
    <w:rPr>
      <w:color w:val="808080" w:themeColor="background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paymentexpert.com/2025/08/01/inside-paypals-restructuring-plans/" TargetMode="External"/><Relationship Id="rId39" Type="http://schemas.openxmlformats.org/officeDocument/2006/relationships/glossaryDocument" Target="glossary/document.xml"/><Relationship Id="rId21" Type="http://schemas.openxmlformats.org/officeDocument/2006/relationships/image" Target="media/image15.png"/><Relationship Id="rId34" Type="http://schemas.openxmlformats.org/officeDocument/2006/relationships/hyperlink" Target="https://finance.yahoo.com/quote/PYPL/"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paypal.com" TargetMode="External"/><Relationship Id="rId41"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britannica.com/money/PayPal" TargetMode="External"/><Relationship Id="rId32" Type="http://schemas.openxmlformats.org/officeDocument/2006/relationships/hyperlink" Target="https://my.pitchbook.com/profile/10727-11/company/financials/KEY_METRICS" TargetMode="External"/><Relationship Id="rId37" Type="http://schemas.openxmlformats.org/officeDocument/2006/relationships/fontTable" Target="fontTable.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britannica.com" TargetMode="External"/><Relationship Id="rId28" Type="http://schemas.openxmlformats.org/officeDocument/2006/relationships/hyperlink" Target="https://investor.pypl.com/" TargetMode="External"/><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18rn0p25nwr6d.cloudfront.net/CIK-0001633917/31b61ad8-8833-46f4-871d-1d4a0b78f743.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nasdaq.com/articles/it-time-buy-paypal-stock-2025" TargetMode="External"/><Relationship Id="rId27" Type="http://schemas.openxmlformats.org/officeDocument/2006/relationships/hyperlink" Target="https://finance.yahoo.com/news/paypal-paying-first-ever-dividend-233002875.html" TargetMode="External"/><Relationship Id="rId30" Type="http://schemas.openxmlformats.org/officeDocument/2006/relationships/hyperlink" Target="https://www.paypal.com" TargetMode="External"/><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morningstar.com/company-reports/1344603-paypal-remains-a-somewhat-unique-player-within-the-payments-space?listing=0P00016CGN" TargetMode="External"/><Relationship Id="rId33" Type="http://schemas.openxmlformats.org/officeDocument/2006/relationships/hyperlink" Target="https://finance.yahoo.com/news/analysts-think-changing-story-paypal-070630035.html" TargetMode="External"/><Relationship Id="rId38"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A90B913F9E79A40BA46B2F62EC6FFAF"/>
        <w:category>
          <w:name w:val="General"/>
          <w:gallery w:val="placeholder"/>
        </w:category>
        <w:types>
          <w:type w:val="bbPlcHdr"/>
        </w:types>
        <w:behaviors>
          <w:behavior w:val="content"/>
        </w:behaviors>
        <w:guid w:val="{1791DCDF-658B-D74B-A5AA-20D9237E5926}"/>
      </w:docPartPr>
      <w:docPartBody>
        <w:p w:rsidR="0058130D" w:rsidRDefault="0058130D">
          <w:pPr>
            <w:pStyle w:val="1A90B913F9E79A40BA46B2F62EC6FFAF"/>
          </w:pPr>
          <w:r w:rsidRPr="2DBADD1A">
            <w:t>Click or tap here to enter text.</w:t>
          </w:r>
        </w:p>
      </w:docPartBody>
    </w:docPart>
    <w:docPart>
      <w:docPartPr>
        <w:name w:val="7A226C018A572949ADCD27271B26CF58"/>
        <w:category>
          <w:name w:val="General"/>
          <w:gallery w:val="placeholder"/>
        </w:category>
        <w:types>
          <w:type w:val="bbPlcHdr"/>
        </w:types>
        <w:behaviors>
          <w:behavior w:val="content"/>
        </w:behaviors>
        <w:guid w:val="{ACC73782-532F-8441-A581-C69929572344}"/>
      </w:docPartPr>
      <w:docPartBody>
        <w:p w:rsidR="0058130D" w:rsidRDefault="0058130D">
          <w:pPr>
            <w:pStyle w:val="7A226C018A572949ADCD27271B26CF58"/>
          </w:pPr>
          <w:r w:rsidRPr="2DBADD1A">
            <w:t>Click or tap here to enter text.</w:t>
          </w:r>
        </w:p>
      </w:docPartBody>
    </w:docPart>
    <w:docPart>
      <w:docPartPr>
        <w:name w:val="123F93ED4D1C8C4B95BFE4864BD32FFB"/>
        <w:category>
          <w:name w:val="General"/>
          <w:gallery w:val="placeholder"/>
        </w:category>
        <w:types>
          <w:type w:val="bbPlcHdr"/>
        </w:types>
        <w:behaviors>
          <w:behavior w:val="content"/>
        </w:behaviors>
        <w:guid w:val="{AB798286-E8B5-4942-AE48-5AF2DFCD2EB5}"/>
      </w:docPartPr>
      <w:docPartBody>
        <w:p w:rsidR="0058130D" w:rsidRDefault="0058130D">
          <w:pPr>
            <w:pStyle w:val="123F93ED4D1C8C4B95BFE4864BD32FFB"/>
          </w:pPr>
          <w:r w:rsidRPr="2DBADD1A">
            <w:t>Click or tap here to enter text.</w:t>
          </w:r>
        </w:p>
      </w:docPartBody>
    </w:docPart>
    <w:docPart>
      <w:docPartPr>
        <w:name w:val="5314DA804EA4E7449B7BAAFB3C797673"/>
        <w:category>
          <w:name w:val="General"/>
          <w:gallery w:val="placeholder"/>
        </w:category>
        <w:types>
          <w:type w:val="bbPlcHdr"/>
        </w:types>
        <w:behaviors>
          <w:behavior w:val="content"/>
        </w:behaviors>
        <w:guid w:val="{E02BC64F-8D93-FF4D-9D96-CB1BC84374A7}"/>
      </w:docPartPr>
      <w:docPartBody>
        <w:p w:rsidR="0058130D" w:rsidRDefault="0058130D">
          <w:pPr>
            <w:pStyle w:val="5314DA804EA4E7449B7BAAFB3C797673"/>
          </w:pPr>
          <w:r w:rsidRPr="2DBADD1A">
            <w:t>Click or tap here to enter text.</w:t>
          </w:r>
        </w:p>
      </w:docPartBody>
    </w:docPart>
    <w:docPart>
      <w:docPartPr>
        <w:name w:val="721D76FFACF11F4C9954ED2E8A97F250"/>
        <w:category>
          <w:name w:val="General"/>
          <w:gallery w:val="placeholder"/>
        </w:category>
        <w:types>
          <w:type w:val="bbPlcHdr"/>
        </w:types>
        <w:behaviors>
          <w:behavior w:val="content"/>
        </w:behaviors>
        <w:guid w:val="{8E2254BE-B067-F545-B614-277522019F8F}"/>
      </w:docPartPr>
      <w:docPartBody>
        <w:p w:rsidR="0058130D" w:rsidRDefault="0058130D">
          <w:pPr>
            <w:pStyle w:val="721D76FFACF11F4C9954ED2E8A97F250"/>
          </w:pPr>
          <w:r w:rsidRPr="2DBADD1A">
            <w:t>Click or tap here to enter text.</w:t>
          </w:r>
        </w:p>
      </w:docPartBody>
    </w:docPart>
    <w:docPart>
      <w:docPartPr>
        <w:name w:val="2924F6B0CB0B06478FE2A2F09771830A"/>
        <w:category>
          <w:name w:val="General"/>
          <w:gallery w:val="placeholder"/>
        </w:category>
        <w:types>
          <w:type w:val="bbPlcHdr"/>
        </w:types>
        <w:behaviors>
          <w:behavior w:val="content"/>
        </w:behaviors>
        <w:guid w:val="{8294F03A-3269-9742-9B96-5D277867796C}"/>
      </w:docPartPr>
      <w:docPartBody>
        <w:p w:rsidR="0058130D" w:rsidRDefault="0058130D">
          <w:pPr>
            <w:pStyle w:val="2924F6B0CB0B06478FE2A2F09771830A"/>
          </w:pPr>
          <w:r w:rsidRPr="2DBADD1A">
            <w:t>Click or tap here to enter text.</w:t>
          </w:r>
        </w:p>
      </w:docPartBody>
    </w:docPart>
    <w:docPart>
      <w:docPartPr>
        <w:name w:val="0637785592550640BED506397135D7B3"/>
        <w:category>
          <w:name w:val="General"/>
          <w:gallery w:val="placeholder"/>
        </w:category>
        <w:types>
          <w:type w:val="bbPlcHdr"/>
        </w:types>
        <w:behaviors>
          <w:behavior w:val="content"/>
        </w:behaviors>
        <w:guid w:val="{7B6AAB03-14CD-E840-9C29-CFC16FCC36FB}"/>
      </w:docPartPr>
      <w:docPartBody>
        <w:p w:rsidR="0058130D" w:rsidRDefault="0058130D">
          <w:pPr>
            <w:pStyle w:val="0637785592550640BED506397135D7B3"/>
          </w:pPr>
          <w:r w:rsidRPr="2DBADD1A">
            <w:t>Click or tap here to enter text.</w:t>
          </w:r>
        </w:p>
      </w:docPartBody>
    </w:docPart>
    <w:docPart>
      <w:docPartPr>
        <w:name w:val="529663BDA3C2124C95AD354359A90AE3"/>
        <w:category>
          <w:name w:val="General"/>
          <w:gallery w:val="placeholder"/>
        </w:category>
        <w:types>
          <w:type w:val="bbPlcHdr"/>
        </w:types>
        <w:behaviors>
          <w:behavior w:val="content"/>
        </w:behaviors>
        <w:guid w:val="{F4CE2441-1F84-FF41-84D6-97E019785551}"/>
      </w:docPartPr>
      <w:docPartBody>
        <w:p w:rsidR="0058130D" w:rsidRDefault="0058130D">
          <w:pPr>
            <w:pStyle w:val="529663BDA3C2124C95AD354359A90AE3"/>
          </w:pPr>
          <w:r w:rsidRPr="2DBADD1A">
            <w:t>Click or tap here to enter text.</w:t>
          </w:r>
        </w:p>
      </w:docPartBody>
    </w:docPart>
    <w:docPart>
      <w:docPartPr>
        <w:name w:val="625A3E13E47F0A44AA98318FF0BACDEE"/>
        <w:category>
          <w:name w:val="General"/>
          <w:gallery w:val="placeholder"/>
        </w:category>
        <w:types>
          <w:type w:val="bbPlcHdr"/>
        </w:types>
        <w:behaviors>
          <w:behavior w:val="content"/>
        </w:behaviors>
        <w:guid w:val="{69FFE222-6635-874D-B5C3-A92867FA24EF}"/>
      </w:docPartPr>
      <w:docPartBody>
        <w:p w:rsidR="0058130D" w:rsidRDefault="0058130D">
          <w:pPr>
            <w:pStyle w:val="625A3E13E47F0A44AA98318FF0BACDEE"/>
          </w:pPr>
          <w:r w:rsidRPr="2DBADD1A">
            <w:t>Click or tap here to enter text.</w:t>
          </w:r>
        </w:p>
      </w:docPartBody>
    </w:docPart>
    <w:docPart>
      <w:docPartPr>
        <w:name w:val="F6FA07BEE30E9D44A6F827CB9B69BFE2"/>
        <w:category>
          <w:name w:val="General"/>
          <w:gallery w:val="placeholder"/>
        </w:category>
        <w:types>
          <w:type w:val="bbPlcHdr"/>
        </w:types>
        <w:behaviors>
          <w:behavior w:val="content"/>
        </w:behaviors>
        <w:guid w:val="{2A3B0A77-1A63-F040-B2D6-1D173FF672DB}"/>
      </w:docPartPr>
      <w:docPartBody>
        <w:p w:rsidR="0058130D" w:rsidRDefault="0058130D">
          <w:pPr>
            <w:pStyle w:val="F6FA07BEE30E9D44A6F827CB9B69BFE2"/>
          </w:pPr>
          <w:r w:rsidRPr="2DBADD1A">
            <w:t>Click or tap here to enter text.</w:t>
          </w:r>
        </w:p>
      </w:docPartBody>
    </w:docPart>
    <w:docPart>
      <w:docPartPr>
        <w:name w:val="02F232E372A55145A7070513C665F00F"/>
        <w:category>
          <w:name w:val="General"/>
          <w:gallery w:val="placeholder"/>
        </w:category>
        <w:types>
          <w:type w:val="bbPlcHdr"/>
        </w:types>
        <w:behaviors>
          <w:behavior w:val="content"/>
        </w:behaviors>
        <w:guid w:val="{401A2380-2CDB-E14D-BC24-A7753C6BF136}"/>
      </w:docPartPr>
      <w:docPartBody>
        <w:p w:rsidR="0058130D" w:rsidRDefault="0058130D">
          <w:pPr>
            <w:pStyle w:val="02F232E372A55145A7070513C665F00F"/>
          </w:pPr>
          <w:r w:rsidRPr="2DBADD1A">
            <w:t>Click or tap here to enter text.</w:t>
          </w:r>
        </w:p>
      </w:docPartBody>
    </w:docPart>
    <w:docPart>
      <w:docPartPr>
        <w:name w:val="F55A651D0D1DC74EB96FD51D4B8AEEEA"/>
        <w:category>
          <w:name w:val="General"/>
          <w:gallery w:val="placeholder"/>
        </w:category>
        <w:types>
          <w:type w:val="bbPlcHdr"/>
        </w:types>
        <w:behaviors>
          <w:behavior w:val="content"/>
        </w:behaviors>
        <w:guid w:val="{0FBFD998-0424-B044-87B5-9EFA632EC038}"/>
      </w:docPartPr>
      <w:docPartBody>
        <w:p w:rsidR="0058130D" w:rsidRDefault="0058130D">
          <w:pPr>
            <w:pStyle w:val="F55A651D0D1DC74EB96FD51D4B8AEEEA"/>
          </w:pPr>
          <w:r w:rsidRPr="2DBADD1A">
            <w:t>Click or tap here to enter text.</w:t>
          </w:r>
        </w:p>
      </w:docPartBody>
    </w:docPart>
    <w:docPart>
      <w:docPartPr>
        <w:name w:val="5C35B8144507B94DA06697AA877640E5"/>
        <w:category>
          <w:name w:val="General"/>
          <w:gallery w:val="placeholder"/>
        </w:category>
        <w:types>
          <w:type w:val="bbPlcHdr"/>
        </w:types>
        <w:behaviors>
          <w:behavior w:val="content"/>
        </w:behaviors>
        <w:guid w:val="{513D6AE8-8059-164C-B9B2-8388AA3DC39C}"/>
      </w:docPartPr>
      <w:docPartBody>
        <w:p w:rsidR="0058130D" w:rsidRDefault="0058130D">
          <w:pPr>
            <w:pStyle w:val="5C35B8144507B94DA06697AA877640E5"/>
          </w:pPr>
          <w:r w:rsidRPr="2DBADD1A">
            <w:t>Click or tap here to enter text.</w:t>
          </w:r>
        </w:p>
      </w:docPartBody>
    </w:docPart>
    <w:docPart>
      <w:docPartPr>
        <w:name w:val="2E9297D311907B408200B76E34924519"/>
        <w:category>
          <w:name w:val="General"/>
          <w:gallery w:val="placeholder"/>
        </w:category>
        <w:types>
          <w:type w:val="bbPlcHdr"/>
        </w:types>
        <w:behaviors>
          <w:behavior w:val="content"/>
        </w:behaviors>
        <w:guid w:val="{31ACB54D-B747-404B-A127-967EF3377639}"/>
      </w:docPartPr>
      <w:docPartBody>
        <w:p w:rsidR="0058130D" w:rsidRDefault="0058130D">
          <w:pPr>
            <w:pStyle w:val="2E9297D311907B408200B76E34924519"/>
          </w:pPr>
          <w:r w:rsidRPr="2DBADD1A">
            <w:t>Click or tap here to enter text.</w:t>
          </w:r>
        </w:p>
      </w:docPartBody>
    </w:docPart>
    <w:docPart>
      <w:docPartPr>
        <w:name w:val="CC454CC479AD614C90BD9B4AB7B47BD6"/>
        <w:category>
          <w:name w:val="General"/>
          <w:gallery w:val="placeholder"/>
        </w:category>
        <w:types>
          <w:type w:val="bbPlcHdr"/>
        </w:types>
        <w:behaviors>
          <w:behavior w:val="content"/>
        </w:behaviors>
        <w:guid w:val="{F60A5658-A755-F142-9EEA-CA23BAFFD7BD}"/>
      </w:docPartPr>
      <w:docPartBody>
        <w:p w:rsidR="0058130D" w:rsidRDefault="0058130D">
          <w:pPr>
            <w:pStyle w:val="CC454CC479AD614C90BD9B4AB7B47BD6"/>
          </w:pPr>
          <w:r w:rsidRPr="2DBADD1A">
            <w:t>Click or tap here to enter text.</w:t>
          </w:r>
        </w:p>
      </w:docPartBody>
    </w:docPart>
    <w:docPart>
      <w:docPartPr>
        <w:name w:val="670DB4489FCC1142BB8935B161FA86EC"/>
        <w:category>
          <w:name w:val="General"/>
          <w:gallery w:val="placeholder"/>
        </w:category>
        <w:types>
          <w:type w:val="bbPlcHdr"/>
        </w:types>
        <w:behaviors>
          <w:behavior w:val="content"/>
        </w:behaviors>
        <w:guid w:val="{CCE1BDF2-BE82-4945-B566-B87615F7BF86}"/>
      </w:docPartPr>
      <w:docPartBody>
        <w:p w:rsidR="0058130D" w:rsidRDefault="0058130D">
          <w:pPr>
            <w:pStyle w:val="670DB4489FCC1142BB8935B161FA86EC"/>
          </w:pPr>
          <w:r w:rsidRPr="2DBADD1A">
            <w:t>Click or tap here to enter text.</w:t>
          </w:r>
        </w:p>
      </w:docPartBody>
    </w:docPart>
    <w:docPart>
      <w:docPartPr>
        <w:name w:val="30883B93B5C04C42832C95575571858F"/>
        <w:category>
          <w:name w:val="General"/>
          <w:gallery w:val="placeholder"/>
        </w:category>
        <w:types>
          <w:type w:val="bbPlcHdr"/>
        </w:types>
        <w:behaviors>
          <w:behavior w:val="content"/>
        </w:behaviors>
        <w:guid w:val="{4631C4D3-E3E9-9743-869D-90DBD8F84B0E}"/>
      </w:docPartPr>
      <w:docPartBody>
        <w:p w:rsidR="0058130D" w:rsidRDefault="0058130D">
          <w:pPr>
            <w:pStyle w:val="30883B93B5C04C42832C95575571858F"/>
          </w:pPr>
          <w:r w:rsidRPr="2DBADD1A">
            <w:t>Click or tap here to enter text.</w:t>
          </w:r>
        </w:p>
      </w:docPartBody>
    </w:docPart>
    <w:docPart>
      <w:docPartPr>
        <w:name w:val="0F631C3A6EB48E47BC16B9399F8A968E"/>
        <w:category>
          <w:name w:val="General"/>
          <w:gallery w:val="placeholder"/>
        </w:category>
        <w:types>
          <w:type w:val="bbPlcHdr"/>
        </w:types>
        <w:behaviors>
          <w:behavior w:val="content"/>
        </w:behaviors>
        <w:guid w:val="{D8278509-EEC5-0841-8441-EA99A630453D}"/>
      </w:docPartPr>
      <w:docPartBody>
        <w:p w:rsidR="0058130D" w:rsidRDefault="0058130D">
          <w:pPr>
            <w:pStyle w:val="0F631C3A6EB48E47BC16B9399F8A968E"/>
          </w:pPr>
          <w:r w:rsidRPr="2DBADD1A">
            <w:t>Click or tap here to enter text.</w:t>
          </w:r>
        </w:p>
      </w:docPartBody>
    </w:docPart>
    <w:docPart>
      <w:docPartPr>
        <w:name w:val="DB6523F504A393409D20EC30DB8149A2"/>
        <w:category>
          <w:name w:val="General"/>
          <w:gallery w:val="placeholder"/>
        </w:category>
        <w:types>
          <w:type w:val="bbPlcHdr"/>
        </w:types>
        <w:behaviors>
          <w:behavior w:val="content"/>
        </w:behaviors>
        <w:guid w:val="{01CF9E1A-E15D-8C4F-ABD7-30E794D20D96}"/>
      </w:docPartPr>
      <w:docPartBody>
        <w:p w:rsidR="0058130D" w:rsidRDefault="0058130D">
          <w:pPr>
            <w:pStyle w:val="DB6523F504A393409D20EC30DB8149A2"/>
          </w:pPr>
          <w:r w:rsidRPr="2DBADD1A">
            <w:t>Click or tap here to enter text.</w:t>
          </w:r>
        </w:p>
      </w:docPartBody>
    </w:docPart>
    <w:docPart>
      <w:docPartPr>
        <w:name w:val="FF3770BDFC94DE4F82E46D792F91A572"/>
        <w:category>
          <w:name w:val="General"/>
          <w:gallery w:val="placeholder"/>
        </w:category>
        <w:types>
          <w:type w:val="bbPlcHdr"/>
        </w:types>
        <w:behaviors>
          <w:behavior w:val="content"/>
        </w:behaviors>
        <w:guid w:val="{88CE32BF-92AD-9546-A604-4BBEB05F7DAB}"/>
      </w:docPartPr>
      <w:docPartBody>
        <w:p w:rsidR="0058130D" w:rsidRDefault="0058130D">
          <w:pPr>
            <w:pStyle w:val="FF3770BDFC94DE4F82E46D792F91A572"/>
          </w:pPr>
          <w:r w:rsidRPr="2DBADD1A">
            <w:t>Click or tap here to enter text.</w:t>
          </w:r>
        </w:p>
      </w:docPartBody>
    </w:docPart>
    <w:docPart>
      <w:docPartPr>
        <w:name w:val="21830D9D2D5223458DDD3DA0C8A9CCC9"/>
        <w:category>
          <w:name w:val="General"/>
          <w:gallery w:val="placeholder"/>
        </w:category>
        <w:types>
          <w:type w:val="bbPlcHdr"/>
        </w:types>
        <w:behaviors>
          <w:behavior w:val="content"/>
        </w:behaviors>
        <w:guid w:val="{58C848AB-D376-9447-94ED-F927C199AA4F}"/>
      </w:docPartPr>
      <w:docPartBody>
        <w:p w:rsidR="0058130D" w:rsidRDefault="0058130D">
          <w:pPr>
            <w:pStyle w:val="21830D9D2D5223458DDD3DA0C8A9CCC9"/>
          </w:pPr>
          <w:r w:rsidRPr="2DBADD1A">
            <w:t>Click or tap here to enter text.</w:t>
          </w:r>
        </w:p>
      </w:docPartBody>
    </w:docPart>
    <w:docPart>
      <w:docPartPr>
        <w:name w:val="7BDA4C0AB7654C4D9EBA2FAA76EB6D89"/>
        <w:category>
          <w:name w:val="General"/>
          <w:gallery w:val="placeholder"/>
        </w:category>
        <w:types>
          <w:type w:val="bbPlcHdr"/>
        </w:types>
        <w:behaviors>
          <w:behavior w:val="content"/>
        </w:behaviors>
        <w:guid w:val="{B1113CEF-84D9-BA45-965D-161B220AF2D3}"/>
      </w:docPartPr>
      <w:docPartBody>
        <w:p w:rsidR="0058130D" w:rsidRDefault="0058130D">
          <w:pPr>
            <w:pStyle w:val="7BDA4C0AB7654C4D9EBA2FAA76EB6D89"/>
          </w:pPr>
          <w:r w:rsidRPr="2DBADD1A">
            <w:t>Click or tap here to enter text.</w:t>
          </w:r>
        </w:p>
      </w:docPartBody>
    </w:docPart>
    <w:docPart>
      <w:docPartPr>
        <w:name w:val="24DF27E36246094E981F2D42397970E5"/>
        <w:category>
          <w:name w:val="General"/>
          <w:gallery w:val="placeholder"/>
        </w:category>
        <w:types>
          <w:type w:val="bbPlcHdr"/>
        </w:types>
        <w:behaviors>
          <w:behavior w:val="content"/>
        </w:behaviors>
        <w:guid w:val="{56CAB772-0CB1-664C-B9E6-4E7203F47689}"/>
      </w:docPartPr>
      <w:docPartBody>
        <w:p w:rsidR="0058130D" w:rsidRDefault="0058130D">
          <w:pPr>
            <w:pStyle w:val="24DF27E36246094E981F2D42397970E5"/>
          </w:pPr>
          <w:r w:rsidRPr="2DBADD1A">
            <w:t>Click or tap here to enter text.</w:t>
          </w:r>
        </w:p>
      </w:docPartBody>
    </w:docPart>
    <w:docPart>
      <w:docPartPr>
        <w:name w:val="1E1DFA8D975C4948A686A40A2D5F5988"/>
        <w:category>
          <w:name w:val="General"/>
          <w:gallery w:val="placeholder"/>
        </w:category>
        <w:types>
          <w:type w:val="bbPlcHdr"/>
        </w:types>
        <w:behaviors>
          <w:behavior w:val="content"/>
        </w:behaviors>
        <w:guid w:val="{F0DF7F8B-CD64-D440-A6CF-43DF21401C5D}"/>
      </w:docPartPr>
      <w:docPartBody>
        <w:p w:rsidR="0058130D" w:rsidRDefault="0058130D">
          <w:pPr>
            <w:pStyle w:val="1E1DFA8D975C4948A686A40A2D5F5988"/>
          </w:pPr>
          <w:r w:rsidRPr="2DBADD1A">
            <w:t>Click or tap here to enter text.</w:t>
          </w:r>
        </w:p>
      </w:docPartBody>
    </w:docPart>
    <w:docPart>
      <w:docPartPr>
        <w:name w:val="1AF8E3F6FCDA6041BD19F8CB04688EA7"/>
        <w:category>
          <w:name w:val="General"/>
          <w:gallery w:val="placeholder"/>
        </w:category>
        <w:types>
          <w:type w:val="bbPlcHdr"/>
        </w:types>
        <w:behaviors>
          <w:behavior w:val="content"/>
        </w:behaviors>
        <w:guid w:val="{8CA0D2EA-3657-C94B-BF8A-A127DB9D909D}"/>
      </w:docPartPr>
      <w:docPartBody>
        <w:p w:rsidR="0058130D" w:rsidRDefault="0058130D">
          <w:pPr>
            <w:pStyle w:val="1AF8E3F6FCDA6041BD19F8CB04688EA7"/>
          </w:pPr>
          <w:r w:rsidRPr="2DBADD1A">
            <w:t>Click or tap here to enter text.</w:t>
          </w:r>
        </w:p>
      </w:docPartBody>
    </w:docPart>
    <w:docPart>
      <w:docPartPr>
        <w:name w:val="ED0B7C9BE61041468DA3785AA5860427"/>
        <w:category>
          <w:name w:val="General"/>
          <w:gallery w:val="placeholder"/>
        </w:category>
        <w:types>
          <w:type w:val="bbPlcHdr"/>
        </w:types>
        <w:behaviors>
          <w:behavior w:val="content"/>
        </w:behaviors>
        <w:guid w:val="{3ABE7368-5629-5B43-A9AD-B11573EA7E5E}"/>
      </w:docPartPr>
      <w:docPartBody>
        <w:p w:rsidR="0058130D" w:rsidRDefault="0058130D">
          <w:pPr>
            <w:pStyle w:val="ED0B7C9BE61041468DA3785AA5860427"/>
          </w:pPr>
          <w:r w:rsidRPr="2DBADD1A">
            <w:t>Click or tap here to enter text.</w:t>
          </w:r>
        </w:p>
      </w:docPartBody>
    </w:docPart>
    <w:docPart>
      <w:docPartPr>
        <w:name w:val="640E36D59E90634ABD6E0257DA14AD98"/>
        <w:category>
          <w:name w:val="General"/>
          <w:gallery w:val="placeholder"/>
        </w:category>
        <w:types>
          <w:type w:val="bbPlcHdr"/>
        </w:types>
        <w:behaviors>
          <w:behavior w:val="content"/>
        </w:behaviors>
        <w:guid w:val="{F61F013D-35E9-0746-B740-635C961A4A32}"/>
      </w:docPartPr>
      <w:docPartBody>
        <w:p w:rsidR="0058130D" w:rsidRDefault="0058130D">
          <w:pPr>
            <w:pStyle w:val="640E36D59E90634ABD6E0257DA14AD98"/>
          </w:pPr>
          <w:r w:rsidRPr="2DBADD1A">
            <w:t>Click or tap here to enter text.</w:t>
          </w:r>
        </w:p>
      </w:docPartBody>
    </w:docPart>
    <w:docPart>
      <w:docPartPr>
        <w:name w:val="3C9DEC5A6D2017488C428323BFC31980"/>
        <w:category>
          <w:name w:val="General"/>
          <w:gallery w:val="placeholder"/>
        </w:category>
        <w:types>
          <w:type w:val="bbPlcHdr"/>
        </w:types>
        <w:behaviors>
          <w:behavior w:val="content"/>
        </w:behaviors>
        <w:guid w:val="{F2E60F3C-D415-834E-94C9-AF296825C7A6}"/>
      </w:docPartPr>
      <w:docPartBody>
        <w:p w:rsidR="0058130D" w:rsidRDefault="0058130D">
          <w:pPr>
            <w:pStyle w:val="3C9DEC5A6D2017488C428323BFC31980"/>
          </w:pPr>
          <w:r w:rsidRPr="2DBADD1A">
            <w:t>Click or tap here to enter text.</w:t>
          </w:r>
        </w:p>
      </w:docPartBody>
    </w:docPart>
    <w:docPart>
      <w:docPartPr>
        <w:name w:val="EFEA81FF6462694E8EB4F08EB1068D46"/>
        <w:category>
          <w:name w:val="General"/>
          <w:gallery w:val="placeholder"/>
        </w:category>
        <w:types>
          <w:type w:val="bbPlcHdr"/>
        </w:types>
        <w:behaviors>
          <w:behavior w:val="content"/>
        </w:behaviors>
        <w:guid w:val="{A22A0F41-52B0-EF44-914D-79B7CD2C1ECA}"/>
      </w:docPartPr>
      <w:docPartBody>
        <w:p w:rsidR="0058130D" w:rsidRDefault="0058130D">
          <w:pPr>
            <w:pStyle w:val="EFEA81FF6462694E8EB4F08EB1068D46"/>
          </w:pPr>
          <w:r w:rsidRPr="2DBADD1A">
            <w:t>Click or tap here to enter text.</w:t>
          </w:r>
        </w:p>
      </w:docPartBody>
    </w:docPart>
    <w:docPart>
      <w:docPartPr>
        <w:name w:val="A24B26A58156AF4B9B8B7440E30C2FF2"/>
        <w:category>
          <w:name w:val="General"/>
          <w:gallery w:val="placeholder"/>
        </w:category>
        <w:types>
          <w:type w:val="bbPlcHdr"/>
        </w:types>
        <w:behaviors>
          <w:behavior w:val="content"/>
        </w:behaviors>
        <w:guid w:val="{45FCF3B4-7A3D-C145-BE3F-71214F5F2FE1}"/>
      </w:docPartPr>
      <w:docPartBody>
        <w:p w:rsidR="0058130D" w:rsidRDefault="0058130D">
          <w:pPr>
            <w:pStyle w:val="A24B26A58156AF4B9B8B7440E30C2FF2"/>
          </w:pPr>
          <w:r w:rsidRPr="2DBADD1A">
            <w:t>Click or tap here to enter text.</w:t>
          </w:r>
        </w:p>
      </w:docPartBody>
    </w:docPart>
    <w:docPart>
      <w:docPartPr>
        <w:name w:val="5E175DDAAAC45544A21FAB5A11100D83"/>
        <w:category>
          <w:name w:val="General"/>
          <w:gallery w:val="placeholder"/>
        </w:category>
        <w:types>
          <w:type w:val="bbPlcHdr"/>
        </w:types>
        <w:behaviors>
          <w:behavior w:val="content"/>
        </w:behaviors>
        <w:guid w:val="{2E68DAB8-BBD1-0043-AAD1-8775D7C360C0}"/>
      </w:docPartPr>
      <w:docPartBody>
        <w:p w:rsidR="0058130D" w:rsidRDefault="0058130D">
          <w:pPr>
            <w:pStyle w:val="5E175DDAAAC45544A21FAB5A11100D83"/>
          </w:pPr>
          <w:r w:rsidRPr="2DBADD1A">
            <w:t>Click or tap here to enter text.</w:t>
          </w:r>
        </w:p>
      </w:docPartBody>
    </w:docPart>
    <w:docPart>
      <w:docPartPr>
        <w:name w:val="4AEDFECD7D1D9D498F53180CAB2812B1"/>
        <w:category>
          <w:name w:val="General"/>
          <w:gallery w:val="placeholder"/>
        </w:category>
        <w:types>
          <w:type w:val="bbPlcHdr"/>
        </w:types>
        <w:behaviors>
          <w:behavior w:val="content"/>
        </w:behaviors>
        <w:guid w:val="{E8DBC7AE-300C-0547-A2B0-5E288E28EE5E}"/>
      </w:docPartPr>
      <w:docPartBody>
        <w:p w:rsidR="0058130D" w:rsidRDefault="0058130D">
          <w:pPr>
            <w:pStyle w:val="4AEDFECD7D1D9D498F53180CAB2812B1"/>
          </w:pPr>
          <w:r w:rsidRPr="2DBADD1A">
            <w:t>Click or tap here to enter text</w:t>
          </w:r>
          <w:r w:rsidRPr="2DBADD1A">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30D"/>
    <w:rsid w:val="002C43CB"/>
    <w:rsid w:val="0058130D"/>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JP"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A90B913F9E79A40BA46B2F62EC6FFAF">
    <w:name w:val="1A90B913F9E79A40BA46B2F62EC6FFAF"/>
  </w:style>
  <w:style w:type="paragraph" w:customStyle="1" w:styleId="7A226C018A572949ADCD27271B26CF58">
    <w:name w:val="7A226C018A572949ADCD27271B26CF58"/>
  </w:style>
  <w:style w:type="paragraph" w:customStyle="1" w:styleId="123F93ED4D1C8C4B95BFE4864BD32FFB">
    <w:name w:val="123F93ED4D1C8C4B95BFE4864BD32FFB"/>
  </w:style>
  <w:style w:type="paragraph" w:customStyle="1" w:styleId="5314DA804EA4E7449B7BAAFB3C797673">
    <w:name w:val="5314DA804EA4E7449B7BAAFB3C797673"/>
  </w:style>
  <w:style w:type="paragraph" w:customStyle="1" w:styleId="721D76FFACF11F4C9954ED2E8A97F250">
    <w:name w:val="721D76FFACF11F4C9954ED2E8A97F250"/>
  </w:style>
  <w:style w:type="paragraph" w:customStyle="1" w:styleId="2924F6B0CB0B06478FE2A2F09771830A">
    <w:name w:val="2924F6B0CB0B06478FE2A2F09771830A"/>
  </w:style>
  <w:style w:type="paragraph" w:customStyle="1" w:styleId="0637785592550640BED506397135D7B3">
    <w:name w:val="0637785592550640BED506397135D7B3"/>
  </w:style>
  <w:style w:type="paragraph" w:customStyle="1" w:styleId="529663BDA3C2124C95AD354359A90AE3">
    <w:name w:val="529663BDA3C2124C95AD354359A90AE3"/>
  </w:style>
  <w:style w:type="paragraph" w:customStyle="1" w:styleId="625A3E13E47F0A44AA98318FF0BACDEE">
    <w:name w:val="625A3E13E47F0A44AA98318FF0BACDEE"/>
  </w:style>
  <w:style w:type="paragraph" w:customStyle="1" w:styleId="F6FA07BEE30E9D44A6F827CB9B69BFE2">
    <w:name w:val="F6FA07BEE30E9D44A6F827CB9B69BFE2"/>
  </w:style>
  <w:style w:type="paragraph" w:customStyle="1" w:styleId="02F232E372A55145A7070513C665F00F">
    <w:name w:val="02F232E372A55145A7070513C665F00F"/>
  </w:style>
  <w:style w:type="paragraph" w:customStyle="1" w:styleId="F55A651D0D1DC74EB96FD51D4B8AEEEA">
    <w:name w:val="F55A651D0D1DC74EB96FD51D4B8AEEEA"/>
  </w:style>
  <w:style w:type="paragraph" w:customStyle="1" w:styleId="5C35B8144507B94DA06697AA877640E5">
    <w:name w:val="5C35B8144507B94DA06697AA877640E5"/>
  </w:style>
  <w:style w:type="paragraph" w:customStyle="1" w:styleId="2E9297D311907B408200B76E34924519">
    <w:name w:val="2E9297D311907B408200B76E34924519"/>
  </w:style>
  <w:style w:type="paragraph" w:customStyle="1" w:styleId="CC454CC479AD614C90BD9B4AB7B47BD6">
    <w:name w:val="CC454CC479AD614C90BD9B4AB7B47BD6"/>
  </w:style>
  <w:style w:type="paragraph" w:customStyle="1" w:styleId="670DB4489FCC1142BB8935B161FA86EC">
    <w:name w:val="670DB4489FCC1142BB8935B161FA86EC"/>
  </w:style>
  <w:style w:type="paragraph" w:customStyle="1" w:styleId="30883B93B5C04C42832C95575571858F">
    <w:name w:val="30883B93B5C04C42832C95575571858F"/>
  </w:style>
  <w:style w:type="paragraph" w:customStyle="1" w:styleId="0F631C3A6EB48E47BC16B9399F8A968E">
    <w:name w:val="0F631C3A6EB48E47BC16B9399F8A968E"/>
  </w:style>
  <w:style w:type="paragraph" w:customStyle="1" w:styleId="DB6523F504A393409D20EC30DB8149A2">
    <w:name w:val="DB6523F504A393409D20EC30DB8149A2"/>
  </w:style>
  <w:style w:type="paragraph" w:customStyle="1" w:styleId="FF3770BDFC94DE4F82E46D792F91A572">
    <w:name w:val="FF3770BDFC94DE4F82E46D792F91A572"/>
  </w:style>
  <w:style w:type="paragraph" w:customStyle="1" w:styleId="21830D9D2D5223458DDD3DA0C8A9CCC9">
    <w:name w:val="21830D9D2D5223458DDD3DA0C8A9CCC9"/>
  </w:style>
  <w:style w:type="paragraph" w:customStyle="1" w:styleId="7BDA4C0AB7654C4D9EBA2FAA76EB6D89">
    <w:name w:val="7BDA4C0AB7654C4D9EBA2FAA76EB6D89"/>
  </w:style>
  <w:style w:type="paragraph" w:customStyle="1" w:styleId="24DF27E36246094E981F2D42397970E5">
    <w:name w:val="24DF27E36246094E981F2D42397970E5"/>
  </w:style>
  <w:style w:type="paragraph" w:customStyle="1" w:styleId="1E1DFA8D975C4948A686A40A2D5F5988">
    <w:name w:val="1E1DFA8D975C4948A686A40A2D5F5988"/>
  </w:style>
  <w:style w:type="paragraph" w:customStyle="1" w:styleId="1AF8E3F6FCDA6041BD19F8CB04688EA7">
    <w:name w:val="1AF8E3F6FCDA6041BD19F8CB04688EA7"/>
  </w:style>
  <w:style w:type="paragraph" w:customStyle="1" w:styleId="ED0B7C9BE61041468DA3785AA5860427">
    <w:name w:val="ED0B7C9BE61041468DA3785AA5860427"/>
  </w:style>
  <w:style w:type="paragraph" w:customStyle="1" w:styleId="640E36D59E90634ABD6E0257DA14AD98">
    <w:name w:val="640E36D59E90634ABD6E0257DA14AD98"/>
  </w:style>
  <w:style w:type="paragraph" w:customStyle="1" w:styleId="3C9DEC5A6D2017488C428323BFC31980">
    <w:name w:val="3C9DEC5A6D2017488C428323BFC31980"/>
  </w:style>
  <w:style w:type="paragraph" w:customStyle="1" w:styleId="EFEA81FF6462694E8EB4F08EB1068D46">
    <w:name w:val="EFEA81FF6462694E8EB4F08EB1068D46"/>
  </w:style>
  <w:style w:type="paragraph" w:customStyle="1" w:styleId="A24B26A58156AF4B9B8B7440E30C2FF2">
    <w:name w:val="A24B26A58156AF4B9B8B7440E30C2FF2"/>
  </w:style>
  <w:style w:type="paragraph" w:customStyle="1" w:styleId="5E175DDAAAC45544A21FAB5A11100D83">
    <w:name w:val="5E175DDAAAC45544A21FAB5A11100D83"/>
  </w:style>
  <w:style w:type="paragraph" w:customStyle="1" w:styleId="4AEDFECD7D1D9D498F53180CAB2812B1">
    <w:name w:val="4AEDFECD7D1D9D498F53180CAB2812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4813</Words>
  <Characters>29992</Characters>
  <Application>Microsoft Office Word</Application>
  <DocSecurity>0</DocSecurity>
  <Lines>576</Lines>
  <Paragraphs>171</Paragraphs>
  <ScaleCrop>false</ScaleCrop>
  <Company/>
  <LinksUpToDate>false</LinksUpToDate>
  <CharactersWithSpaces>34634</CharactersWithSpaces>
  <SharedDoc>false</SharedDoc>
  <HLinks>
    <vt:vector size="78" baseType="variant">
      <vt:variant>
        <vt:i4>983112</vt:i4>
      </vt:variant>
      <vt:variant>
        <vt:i4>36</vt:i4>
      </vt:variant>
      <vt:variant>
        <vt:i4>0</vt:i4>
      </vt:variant>
      <vt:variant>
        <vt:i4>5</vt:i4>
      </vt:variant>
      <vt:variant>
        <vt:lpwstr>https://finance.yahoo.com/quote/PYPL/</vt:lpwstr>
      </vt:variant>
      <vt:variant>
        <vt:lpwstr/>
      </vt:variant>
      <vt:variant>
        <vt:i4>3473458</vt:i4>
      </vt:variant>
      <vt:variant>
        <vt:i4>33</vt:i4>
      </vt:variant>
      <vt:variant>
        <vt:i4>0</vt:i4>
      </vt:variant>
      <vt:variant>
        <vt:i4>5</vt:i4>
      </vt:variant>
      <vt:variant>
        <vt:lpwstr>https://finance.yahoo.com/news/analysts-think-changing-story-paypal-070630035.html</vt:lpwstr>
      </vt:variant>
      <vt:variant>
        <vt:lpwstr/>
      </vt:variant>
      <vt:variant>
        <vt:i4>262199</vt:i4>
      </vt:variant>
      <vt:variant>
        <vt:i4>30</vt:i4>
      </vt:variant>
      <vt:variant>
        <vt:i4>0</vt:i4>
      </vt:variant>
      <vt:variant>
        <vt:i4>5</vt:i4>
      </vt:variant>
      <vt:variant>
        <vt:lpwstr>https://my.pitchbook.com/profile/10727-11/company/financials/KEY_METRICS</vt:lpwstr>
      </vt:variant>
      <vt:variant>
        <vt:lpwstr/>
      </vt:variant>
      <vt:variant>
        <vt:i4>5505088</vt:i4>
      </vt:variant>
      <vt:variant>
        <vt:i4>27</vt:i4>
      </vt:variant>
      <vt:variant>
        <vt:i4>0</vt:i4>
      </vt:variant>
      <vt:variant>
        <vt:i4>5</vt:i4>
      </vt:variant>
      <vt:variant>
        <vt:lpwstr>https://d18rn0p25nwr6d.cloudfront.net/CIK-0001633917/31b61ad8-8833-46f4-871d-1d4a0b78f743.pdf</vt:lpwstr>
      </vt:variant>
      <vt:variant>
        <vt:lpwstr/>
      </vt:variant>
      <vt:variant>
        <vt:i4>3866729</vt:i4>
      </vt:variant>
      <vt:variant>
        <vt:i4>24</vt:i4>
      </vt:variant>
      <vt:variant>
        <vt:i4>0</vt:i4>
      </vt:variant>
      <vt:variant>
        <vt:i4>5</vt:i4>
      </vt:variant>
      <vt:variant>
        <vt:lpwstr>https://www.paypal.com/</vt:lpwstr>
      </vt:variant>
      <vt:variant>
        <vt:lpwstr/>
      </vt:variant>
      <vt:variant>
        <vt:i4>3866729</vt:i4>
      </vt:variant>
      <vt:variant>
        <vt:i4>21</vt:i4>
      </vt:variant>
      <vt:variant>
        <vt:i4>0</vt:i4>
      </vt:variant>
      <vt:variant>
        <vt:i4>5</vt:i4>
      </vt:variant>
      <vt:variant>
        <vt:lpwstr>https://www.paypal.com/</vt:lpwstr>
      </vt:variant>
      <vt:variant>
        <vt:lpwstr/>
      </vt:variant>
      <vt:variant>
        <vt:i4>7471222</vt:i4>
      </vt:variant>
      <vt:variant>
        <vt:i4>18</vt:i4>
      </vt:variant>
      <vt:variant>
        <vt:i4>0</vt:i4>
      </vt:variant>
      <vt:variant>
        <vt:i4>5</vt:i4>
      </vt:variant>
      <vt:variant>
        <vt:lpwstr>https://investor.pypl.com/</vt:lpwstr>
      </vt:variant>
      <vt:variant>
        <vt:lpwstr/>
      </vt:variant>
      <vt:variant>
        <vt:i4>8192104</vt:i4>
      </vt:variant>
      <vt:variant>
        <vt:i4>15</vt:i4>
      </vt:variant>
      <vt:variant>
        <vt:i4>0</vt:i4>
      </vt:variant>
      <vt:variant>
        <vt:i4>5</vt:i4>
      </vt:variant>
      <vt:variant>
        <vt:lpwstr>https://finance.yahoo.com/news/paypal-paying-first-ever-dividend-233002875.html</vt:lpwstr>
      </vt:variant>
      <vt:variant>
        <vt:lpwstr/>
      </vt:variant>
      <vt:variant>
        <vt:i4>6160455</vt:i4>
      </vt:variant>
      <vt:variant>
        <vt:i4>12</vt:i4>
      </vt:variant>
      <vt:variant>
        <vt:i4>0</vt:i4>
      </vt:variant>
      <vt:variant>
        <vt:i4>5</vt:i4>
      </vt:variant>
      <vt:variant>
        <vt:lpwstr>https://paymentexpert.com/2025/08/01/inside-paypals-restructuring-plans/</vt:lpwstr>
      </vt:variant>
      <vt:variant>
        <vt:lpwstr/>
      </vt:variant>
      <vt:variant>
        <vt:i4>393282</vt:i4>
      </vt:variant>
      <vt:variant>
        <vt:i4>9</vt:i4>
      </vt:variant>
      <vt:variant>
        <vt:i4>0</vt:i4>
      </vt:variant>
      <vt:variant>
        <vt:i4>5</vt:i4>
      </vt:variant>
      <vt:variant>
        <vt:lpwstr>https://www.morningstar.com/company-reports/1344603-paypal-remains-a-somewhat-unique-player-within-the-payments-space?listing=0P00016CGN</vt:lpwstr>
      </vt:variant>
      <vt:variant>
        <vt:lpwstr/>
      </vt:variant>
      <vt:variant>
        <vt:i4>3407997</vt:i4>
      </vt:variant>
      <vt:variant>
        <vt:i4>6</vt:i4>
      </vt:variant>
      <vt:variant>
        <vt:i4>0</vt:i4>
      </vt:variant>
      <vt:variant>
        <vt:i4>5</vt:i4>
      </vt:variant>
      <vt:variant>
        <vt:lpwstr>https://www.britannica.com/money/PayPal</vt:lpwstr>
      </vt:variant>
      <vt:variant>
        <vt:lpwstr/>
      </vt:variant>
      <vt:variant>
        <vt:i4>2490470</vt:i4>
      </vt:variant>
      <vt:variant>
        <vt:i4>3</vt:i4>
      </vt:variant>
      <vt:variant>
        <vt:i4>0</vt:i4>
      </vt:variant>
      <vt:variant>
        <vt:i4>5</vt:i4>
      </vt:variant>
      <vt:variant>
        <vt:lpwstr>https://www.britannica.com/</vt:lpwstr>
      </vt:variant>
      <vt:variant>
        <vt:lpwstr/>
      </vt:variant>
      <vt:variant>
        <vt:i4>1835082</vt:i4>
      </vt:variant>
      <vt:variant>
        <vt:i4>0</vt:i4>
      </vt:variant>
      <vt:variant>
        <vt:i4>0</vt:i4>
      </vt:variant>
      <vt:variant>
        <vt:i4>5</vt:i4>
      </vt:variant>
      <vt:variant>
        <vt:lpwstr>https://www.nasdaq.com/articles/it-time-buy-paypal-stock-2025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Ritsuko Yoshida</dc:creator>
  <cp:keywords/>
  <dc:description/>
  <cp:lastModifiedBy>Ritsuko Yoshida</cp:lastModifiedBy>
  <cp:revision>2</cp:revision>
  <dcterms:created xsi:type="dcterms:W3CDTF">2025-12-18T19:20:00Z</dcterms:created>
  <dcterms:modified xsi:type="dcterms:W3CDTF">2025-12-18T19:20:00Z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Forecasted FS &amp; Analysis in MS Word - Ritsuko Yoshida.docx</vt:lpwstr>
  </property>
  <property fmtid="{D5CDD505-2E9C-101B-9397-08002B2CF9AE}" pid="3" name="TII_WORD_DOCUMENT_ID">
    <vt:lpwstr>8471b28f-ccf2-4bea-a4ee-299e8fb40b72</vt:lpwstr>
  </property>
  <property fmtid="{D5CDD505-2E9C-101B-9397-08002B2CF9AE}" pid="4" name="TII_WORD_DOCUMENT_HASH">
    <vt:lpwstr>24d7c1d4d1c07c01a1f47d12c780e90f49a7e557b3695f1bb28d8f4174cee246</vt:lpwstr>
  </property>
</Properties>
</file>